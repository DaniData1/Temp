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D18BD" w14:textId="77777777" w:rsidR="004208E7" w:rsidRDefault="009B18FE" w:rsidP="00BB4A8F">
      <w:pPr>
        <w:bidi/>
        <w:spacing w:after="0"/>
        <w:jc w:val="center"/>
        <w:rPr>
          <w:rFonts w:ascii="Times New Roman" w:eastAsia="Times New Roman" w:hAnsi="Times New Roman" w:cs="B Nazanin"/>
          <w:b/>
          <w:color w:val="7030A0"/>
          <w:sz w:val="28"/>
          <w:szCs w:val="28"/>
        </w:rPr>
      </w:pPr>
      <w:r>
        <w:rPr>
          <w:rFonts w:ascii="Times New Roman" w:eastAsia="Times New Roman" w:hAnsi="Times New Roman" w:cs="B Nazanin"/>
          <w:b/>
          <w:color w:val="7030A0"/>
          <w:sz w:val="28"/>
          <w:szCs w:val="28"/>
          <w:rtl/>
        </w:rPr>
        <w:t>بسمه تعالي</w:t>
      </w:r>
    </w:p>
    <w:p w14:paraId="23FAEBEB" w14:textId="77777777" w:rsidR="004208E7" w:rsidRDefault="009B18FE" w:rsidP="00BB4A8F">
      <w:pPr>
        <w:bidi/>
        <w:spacing w:after="0"/>
        <w:jc w:val="center"/>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rPr>
        <w:t>دانشگاه علوم پزشكي</w:t>
      </w:r>
      <w:r w:rsidR="008E154A">
        <w:rPr>
          <w:rFonts w:ascii="Times New Roman" w:eastAsia="Times New Roman" w:hAnsi="Times New Roman" w:cs="B Nazanin"/>
          <w:b/>
          <w:color w:val="7030A0"/>
          <w:sz w:val="28"/>
          <w:szCs w:val="28"/>
        </w:rPr>
        <w:t xml:space="preserve"> </w:t>
      </w:r>
      <w:r w:rsidR="008E154A">
        <w:rPr>
          <w:rFonts w:ascii="Times New Roman" w:eastAsia="Times New Roman" w:hAnsi="Times New Roman" w:cs="B Nazanin"/>
          <w:b/>
          <w:color w:val="7030A0"/>
          <w:sz w:val="28"/>
          <w:szCs w:val="28"/>
          <w:rtl/>
          <w:lang w:bidi="fa-IR"/>
        </w:rPr>
        <w:t>ایران</w:t>
      </w:r>
    </w:p>
    <w:p w14:paraId="6C39675E" w14:textId="77777777" w:rsidR="004208E7" w:rsidRDefault="008E154A" w:rsidP="00BB4A8F">
      <w:pPr>
        <w:bidi/>
        <w:spacing w:after="0"/>
        <w:jc w:val="center"/>
        <w:rPr>
          <w:rFonts w:ascii="Times New Roman" w:eastAsia="Times New Roman" w:hAnsi="Times New Roman" w:cs="B Nazanin"/>
          <w:b/>
          <w:color w:val="7030A0"/>
          <w:sz w:val="28"/>
          <w:szCs w:val="28"/>
          <w:rtl/>
        </w:rPr>
      </w:pPr>
      <w:r>
        <w:rPr>
          <w:rFonts w:ascii="Times New Roman" w:eastAsia="Times New Roman" w:hAnsi="Times New Roman" w:cs="B Nazanin"/>
          <w:b/>
          <w:color w:val="7030A0"/>
          <w:sz w:val="28"/>
          <w:szCs w:val="28"/>
          <w:rtl/>
        </w:rPr>
        <w:t xml:space="preserve">پروپوزال </w:t>
      </w:r>
      <w:r w:rsidR="009B18FE">
        <w:rPr>
          <w:rFonts w:ascii="Times New Roman" w:eastAsia="Times New Roman" w:hAnsi="Times New Roman" w:cs="B Nazanin"/>
          <w:b/>
          <w:color w:val="7030A0"/>
          <w:sz w:val="28"/>
          <w:szCs w:val="28"/>
          <w:rtl/>
        </w:rPr>
        <w:t>طرح</w:t>
      </w:r>
      <w:r>
        <w:rPr>
          <w:rFonts w:ascii="Times New Roman" w:eastAsia="Times New Roman" w:hAnsi="Times New Roman" w:cs="B Nazanin"/>
          <w:b/>
          <w:color w:val="7030A0"/>
          <w:sz w:val="28"/>
          <w:szCs w:val="28"/>
          <w:rtl/>
        </w:rPr>
        <w:t>/ پایان نامه</w:t>
      </w:r>
      <w:r w:rsidR="009B18FE">
        <w:rPr>
          <w:rFonts w:ascii="Times New Roman" w:eastAsia="Times New Roman" w:hAnsi="Times New Roman" w:cs="B Nazanin"/>
          <w:b/>
          <w:color w:val="7030A0"/>
          <w:sz w:val="28"/>
          <w:szCs w:val="28"/>
          <w:rtl/>
        </w:rPr>
        <w:t xml:space="preserve"> </w:t>
      </w:r>
      <w:r w:rsidR="00162BD1">
        <w:rPr>
          <w:rFonts w:ascii="Times New Roman" w:eastAsia="Times New Roman" w:hAnsi="Times New Roman" w:cs="B Nazanin"/>
          <w:b/>
          <w:color w:val="7030A0"/>
          <w:sz w:val="28"/>
          <w:szCs w:val="28"/>
          <w:rtl/>
        </w:rPr>
        <w:t>محصول محور</w:t>
      </w:r>
      <w:r w:rsidR="008D6404">
        <w:rPr>
          <w:rFonts w:ascii="Times New Roman" w:eastAsia="Times New Roman" w:hAnsi="Times New Roman" w:cs="B Nazanin"/>
          <w:b/>
          <w:color w:val="7030A0"/>
          <w:sz w:val="28"/>
          <w:szCs w:val="28"/>
          <w:rtl/>
        </w:rPr>
        <w:t xml:space="preserve"> </w:t>
      </w:r>
    </w:p>
    <w:p w14:paraId="713F688C" w14:textId="77777777" w:rsidR="008E154A" w:rsidRDefault="008E154A" w:rsidP="00BB4A8F">
      <w:pPr>
        <w:bidi/>
        <w:spacing w:after="0"/>
        <w:jc w:val="center"/>
        <w:rPr>
          <w:rFonts w:ascii="Times New Roman" w:eastAsia="Times New Roman" w:hAnsi="Times New Roman" w:cs="B Nazanin"/>
          <w:b/>
          <w:color w:val="7030A0"/>
          <w:sz w:val="28"/>
          <w:szCs w:val="28"/>
          <w:rtl/>
        </w:rPr>
      </w:pPr>
    </w:p>
    <w:p w14:paraId="289AB62D" w14:textId="77777777" w:rsidR="008E154A" w:rsidRDefault="009B18FE" w:rsidP="00BB4A8F">
      <w:pPr>
        <w:bidi/>
        <w:jc w:val="center"/>
        <w:rPr>
          <w:rFonts w:ascii="Times New Roman" w:hAnsi="Times New Roman" w:cs="B Nazanin"/>
          <w:b/>
          <w:color w:val="7030A0"/>
          <w:sz w:val="28"/>
          <w:szCs w:val="28"/>
          <w:rtl/>
          <w:lang w:bidi="fa-IR"/>
        </w:rPr>
      </w:pPr>
      <w:r>
        <w:rPr>
          <w:rFonts w:ascii="Times New Roman" w:hAnsi="Times New Roman" w:cs="B Nazanin"/>
          <w:b/>
          <w:color w:val="7030A0"/>
          <w:sz w:val="28"/>
          <w:szCs w:val="28"/>
          <w:rtl/>
        </w:rPr>
        <w:t>پیشنهاد طرح ابداعات و نوآوری</w:t>
      </w:r>
      <w:r>
        <w:rPr>
          <w:rFonts w:ascii="Times New Roman" w:hAnsi="Times New Roman" w:cs="B Nazanin"/>
          <w:b/>
          <w:color w:val="7030A0"/>
          <w:sz w:val="28"/>
          <w:szCs w:val="28"/>
          <w:rtl/>
          <w:lang w:bidi="fa-IR"/>
        </w:rPr>
        <w:t>( توسعه ای/ محصول محور)</w:t>
      </w:r>
    </w:p>
    <w:tbl>
      <w:tblPr>
        <w:bidiVisual/>
        <w:tblW w:w="7337" w:type="dxa"/>
        <w:tblInd w:w="1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
        <w:gridCol w:w="2322"/>
        <w:gridCol w:w="275"/>
        <w:gridCol w:w="4450"/>
      </w:tblGrid>
      <w:tr w:rsidR="00292578" w14:paraId="04649B80" w14:textId="77777777" w:rsidTr="00292578">
        <w:tc>
          <w:tcPr>
            <w:tcW w:w="290" w:type="dxa"/>
            <w:tcBorders>
              <w:top w:val="nil"/>
              <w:left w:val="single" w:sz="4" w:space="0" w:color="auto"/>
              <w:bottom w:val="nil"/>
              <w:right w:val="nil"/>
            </w:tcBorders>
            <w:shd w:val="clear" w:color="auto" w:fill="auto"/>
          </w:tcPr>
          <w:p w14:paraId="524BA4CD" w14:textId="77777777" w:rsidR="001E61B4" w:rsidRDefault="001E61B4" w:rsidP="00BB4A8F">
            <w:pPr>
              <w:rPr>
                <w:rFonts w:ascii="Times New Roman" w:hAnsi="Times New Roman" w:cs="B Nazanin"/>
                <w:b/>
                <w:color w:val="7030A0"/>
                <w:sz w:val="28"/>
                <w:szCs w:val="28"/>
                <w:rtl/>
                <w:lang w:bidi="fa-IR"/>
              </w:rPr>
            </w:pPr>
          </w:p>
        </w:tc>
        <w:tc>
          <w:tcPr>
            <w:tcW w:w="7047" w:type="dxa"/>
            <w:gridSpan w:val="3"/>
            <w:tcBorders>
              <w:top w:val="single" w:sz="4" w:space="0" w:color="auto"/>
              <w:left w:val="single" w:sz="4" w:space="0" w:color="auto"/>
              <w:bottom w:val="single" w:sz="4" w:space="0" w:color="auto"/>
              <w:right w:val="single" w:sz="4" w:space="0" w:color="auto"/>
            </w:tcBorders>
            <w:shd w:val="clear" w:color="auto" w:fill="FFFFFF"/>
          </w:tcPr>
          <w:p w14:paraId="3AFE3F1D" w14:textId="77777777" w:rsidR="001E61B4" w:rsidRDefault="009B18FE" w:rsidP="00BB4A8F">
            <w:pPr>
              <w:bidi/>
              <w:rPr>
                <w:rFonts w:ascii="Times New Roman" w:hAnsi="Times New Roman" w:cs="B Nazanin"/>
                <w:b/>
                <w:color w:val="7030A0"/>
                <w:sz w:val="28"/>
                <w:szCs w:val="28"/>
                <w:rtl/>
              </w:rPr>
            </w:pPr>
            <w:r>
              <w:rPr>
                <w:rFonts w:ascii="Times New Roman" w:hAnsi="Times New Roman" w:cs="B Nazanin"/>
                <w:b/>
                <w:color w:val="7030A0"/>
                <w:sz w:val="28"/>
                <w:szCs w:val="28"/>
                <w:rtl/>
              </w:rPr>
              <w:t>تاریخ تصویب در شورای تحصیلات تکمیلی دانشکده:</w:t>
            </w:r>
          </w:p>
          <w:p w14:paraId="46C811ED" w14:textId="77777777" w:rsidR="001E61B4" w:rsidRDefault="009B18FE" w:rsidP="00BB4A8F">
            <w:pPr>
              <w:bidi/>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 xml:space="preserve">تاريخ تصويب در شورای پژوهشی دانشکده: </w:t>
            </w:r>
          </w:p>
        </w:tc>
      </w:tr>
      <w:tr w:rsidR="00292578" w14:paraId="1560AF1A" w14:textId="77777777" w:rsidTr="00292578">
        <w:trPr>
          <w:gridAfter w:val="1"/>
          <w:wAfter w:w="4450" w:type="dxa"/>
        </w:trPr>
        <w:tc>
          <w:tcPr>
            <w:tcW w:w="2612" w:type="dxa"/>
            <w:gridSpan w:val="2"/>
            <w:vMerge w:val="restart"/>
            <w:tcBorders>
              <w:left w:val="nil"/>
              <w:right w:val="nil"/>
            </w:tcBorders>
            <w:shd w:val="clear" w:color="auto" w:fill="FFFFFF"/>
          </w:tcPr>
          <w:p w14:paraId="22AE2E48" w14:textId="77777777" w:rsidR="001E61B4" w:rsidRDefault="001E61B4" w:rsidP="00BB4A8F">
            <w:pPr>
              <w:ind w:left="-2270" w:right="-727"/>
              <w:rPr>
                <w:rFonts w:ascii="Times New Roman" w:hAnsi="Times New Roman" w:cs="B Nazanin"/>
                <w:b/>
                <w:color w:val="7030A0"/>
                <w:sz w:val="28"/>
                <w:szCs w:val="28"/>
                <w:rtl/>
                <w:lang w:bidi="fa-IR"/>
              </w:rPr>
            </w:pPr>
          </w:p>
        </w:tc>
        <w:tc>
          <w:tcPr>
            <w:tcW w:w="275" w:type="dxa"/>
            <w:tcBorders>
              <w:top w:val="nil"/>
              <w:left w:val="nil"/>
              <w:bottom w:val="nil"/>
              <w:right w:val="nil"/>
            </w:tcBorders>
            <w:shd w:val="clear" w:color="auto" w:fill="auto"/>
          </w:tcPr>
          <w:p w14:paraId="0F323D27" w14:textId="77777777" w:rsidR="001E61B4" w:rsidRDefault="001E61B4" w:rsidP="00BB4A8F">
            <w:pPr>
              <w:rPr>
                <w:rFonts w:ascii="Times New Roman" w:hAnsi="Times New Roman" w:cs="B Nazanin"/>
                <w:b/>
                <w:color w:val="7030A0"/>
                <w:sz w:val="28"/>
                <w:szCs w:val="28"/>
                <w:rtl/>
                <w:lang w:bidi="fa-IR"/>
              </w:rPr>
            </w:pPr>
          </w:p>
        </w:tc>
      </w:tr>
      <w:tr w:rsidR="00292578" w14:paraId="7A217BD1" w14:textId="77777777" w:rsidTr="00292578">
        <w:trPr>
          <w:gridAfter w:val="1"/>
          <w:wAfter w:w="4450" w:type="dxa"/>
        </w:trPr>
        <w:tc>
          <w:tcPr>
            <w:tcW w:w="2612" w:type="dxa"/>
            <w:gridSpan w:val="2"/>
            <w:vMerge/>
            <w:tcBorders>
              <w:left w:val="nil"/>
              <w:bottom w:val="nil"/>
              <w:right w:val="nil"/>
            </w:tcBorders>
            <w:shd w:val="clear" w:color="auto" w:fill="FFFFFF"/>
          </w:tcPr>
          <w:p w14:paraId="392A392F" w14:textId="77777777" w:rsidR="001E61B4" w:rsidRDefault="001E61B4" w:rsidP="00BB4A8F">
            <w:pPr>
              <w:rPr>
                <w:rFonts w:ascii="Times New Roman" w:hAnsi="Times New Roman" w:cs="B Nazanin"/>
                <w:b/>
                <w:color w:val="7030A0"/>
                <w:sz w:val="28"/>
                <w:szCs w:val="28"/>
                <w:rtl/>
                <w:lang w:bidi="fa-IR"/>
              </w:rPr>
            </w:pPr>
          </w:p>
        </w:tc>
        <w:tc>
          <w:tcPr>
            <w:tcW w:w="275" w:type="dxa"/>
            <w:tcBorders>
              <w:top w:val="nil"/>
              <w:left w:val="nil"/>
              <w:bottom w:val="nil"/>
              <w:right w:val="nil"/>
            </w:tcBorders>
            <w:shd w:val="clear" w:color="auto" w:fill="auto"/>
          </w:tcPr>
          <w:p w14:paraId="23E09784" w14:textId="77777777" w:rsidR="001E61B4" w:rsidRDefault="001E61B4" w:rsidP="00BB4A8F">
            <w:pPr>
              <w:rPr>
                <w:rFonts w:ascii="Times New Roman" w:hAnsi="Times New Roman" w:cs="B Nazanin"/>
                <w:b/>
                <w:color w:val="7030A0"/>
                <w:sz w:val="28"/>
                <w:szCs w:val="28"/>
                <w:rtl/>
                <w:lang w:bidi="fa-IR"/>
              </w:rPr>
            </w:pPr>
          </w:p>
        </w:tc>
      </w:tr>
    </w:tbl>
    <w:p w14:paraId="29EAE39D" w14:textId="77777777" w:rsidR="00292578" w:rsidRDefault="00292578" w:rsidP="00BB4A8F">
      <w:pPr>
        <w:bidi/>
        <w:ind w:left="720"/>
        <w:rPr>
          <w:rFonts w:ascii="Times New Roman" w:hAnsi="Times New Roman" w:cs="B Nazanin"/>
          <w:b/>
          <w:color w:val="7030A0"/>
          <w:sz w:val="28"/>
          <w:szCs w:val="28"/>
        </w:rPr>
      </w:pPr>
    </w:p>
    <w:p w14:paraId="7197EB19" w14:textId="2E12FFC5" w:rsidR="008E154A" w:rsidRDefault="00EC0BFD" w:rsidP="00BB4A8F">
      <w:pPr>
        <w:numPr>
          <w:ilvl w:val="0"/>
          <w:numId w:val="29"/>
        </w:numPr>
        <w:bidi/>
        <w:rPr>
          <w:rFonts w:ascii="Times New Roman" w:hAnsi="Times New Roman" w:cs="B Nazanin"/>
          <w:b/>
          <w:color w:val="7030A0"/>
          <w:sz w:val="28"/>
          <w:szCs w:val="28"/>
        </w:rPr>
      </w:pPr>
      <w:r>
        <w:rPr>
          <w:rFonts w:ascii="Times New Roman" w:hAnsi="Times New Roman" w:cs="B Nazanin"/>
          <w:b/>
          <w:color w:val="7030A0"/>
          <w:sz w:val="28"/>
          <w:szCs w:val="28"/>
          <w:rtl/>
        </w:rPr>
        <w:t>عنوان طرح:</w:t>
      </w:r>
    </w:p>
    <w:p w14:paraId="6C2306C1" w14:textId="73C30518" w:rsidR="00EC0BFD" w:rsidRDefault="00292578" w:rsidP="00BB4A8F">
      <w:pPr>
        <w:bidi/>
        <w:ind w:left="720"/>
        <w:rPr>
          <w:rFonts w:ascii="Times New Roman" w:hAnsi="Times New Roman" w:cs="B Nazanin"/>
          <w:b/>
          <w:sz w:val="28"/>
          <w:szCs w:val="28"/>
          <w:rtl/>
        </w:rPr>
      </w:pPr>
      <w:r>
        <w:rPr>
          <w:rFonts w:ascii="Times New Roman" w:hAnsi="Times New Roman" w:cs="B Nazanin"/>
          <w:b/>
          <w:sz w:val="28"/>
          <w:szCs w:val="28"/>
          <w:rtl/>
        </w:rPr>
        <w:t xml:space="preserve">طراحی نرم افزار </w:t>
      </w:r>
      <w:r w:rsidR="00476DD9">
        <w:rPr>
          <w:rFonts w:ascii="Times New Roman" w:hAnsi="Times New Roman" w:cs="B Nazanin"/>
          <w:b/>
          <w:sz w:val="28"/>
          <w:szCs w:val="28"/>
          <w:rtl/>
        </w:rPr>
        <w:t xml:space="preserve">پرستاری </w:t>
      </w:r>
      <w:r>
        <w:rPr>
          <w:rFonts w:ascii="Times New Roman" w:hAnsi="Times New Roman" w:cs="B Nazanin"/>
          <w:b/>
          <w:sz w:val="28"/>
          <w:szCs w:val="28"/>
          <w:rtl/>
        </w:rPr>
        <w:t>مبتنی بر گوشی هوشمند</w:t>
      </w:r>
    </w:p>
    <w:p w14:paraId="0C2BD602" w14:textId="77777777" w:rsidR="00292578" w:rsidRDefault="00292578" w:rsidP="00BB4A8F">
      <w:pPr>
        <w:bidi/>
        <w:ind w:left="720"/>
        <w:rPr>
          <w:rFonts w:ascii="Times New Roman" w:hAnsi="Times New Roman" w:cs="B Nazanin"/>
          <w:b/>
          <w:sz w:val="28"/>
          <w:szCs w:val="28"/>
          <w:rtl/>
        </w:rPr>
      </w:pPr>
    </w:p>
    <w:p w14:paraId="778253DE" w14:textId="73BDC32F" w:rsidR="00292578" w:rsidRDefault="009B18FE" w:rsidP="009A6A75">
      <w:pPr>
        <w:bidi/>
        <w:ind w:left="720"/>
        <w:rPr>
          <w:rFonts w:ascii="Times New Roman" w:hAnsi="Times New Roman" w:cs="B Nazanin"/>
          <w:b/>
          <w:sz w:val="28"/>
          <w:szCs w:val="28"/>
        </w:rPr>
      </w:pPr>
      <w:r>
        <w:rPr>
          <w:rFonts w:ascii="Times New Roman" w:hAnsi="Times New Roman" w:cs="B Nazanin"/>
          <w:b/>
          <w:color w:val="7030A0"/>
          <w:sz w:val="28"/>
          <w:szCs w:val="28"/>
          <w:rtl/>
        </w:rPr>
        <w:t>طرح دهندگان:</w:t>
      </w:r>
      <w:r w:rsidR="0034667E">
        <w:rPr>
          <w:rFonts w:ascii="Times New Roman" w:hAnsi="Times New Roman" w:cs="B Nazanin"/>
          <w:b/>
          <w:color w:val="7030A0"/>
          <w:sz w:val="28"/>
          <w:szCs w:val="28"/>
        </w:rPr>
        <w:t xml:space="preserve"> </w:t>
      </w:r>
      <w:ins w:id="0" w:author="مسعود رضائی" w:date="2024-07-31T08:13:00Z">
        <w:r w:rsidR="009A6A75">
          <w:rPr>
            <w:rFonts w:ascii="Times New Roman" w:hAnsi="Times New Roman" w:cs="B Nazanin" w:hint="cs"/>
            <w:b/>
            <w:color w:val="7030A0"/>
            <w:sz w:val="28"/>
            <w:szCs w:val="28"/>
            <w:rtl/>
            <w:lang w:bidi="fa-IR"/>
          </w:rPr>
          <w:t>دکتر مسعود رضائی،</w:t>
        </w:r>
        <w:r w:rsidR="009A6A75" w:rsidRPr="0034667E" w:rsidDel="00392BAA">
          <w:rPr>
            <w:rFonts w:ascii="Times New Roman" w:hAnsi="Times New Roman" w:cs="B Nazanin"/>
            <w:b/>
            <w:sz w:val="28"/>
            <w:szCs w:val="28"/>
            <w:rtl/>
          </w:rPr>
          <w:t xml:space="preserve"> </w:t>
        </w:r>
      </w:ins>
      <w:ins w:id="1" w:author="student" w:date="2024-07-29T13:22:00Z">
        <w:r w:rsidR="00392BAA" w:rsidRPr="0034667E">
          <w:rPr>
            <w:rFonts w:ascii="Times New Roman" w:hAnsi="Times New Roman" w:cs="B Nazanin"/>
            <w:b/>
            <w:sz w:val="28"/>
            <w:szCs w:val="28"/>
            <w:rtl/>
          </w:rPr>
          <w:t>دکتر آلیس خاچیان</w:t>
        </w:r>
        <w:r w:rsidR="00392BAA">
          <w:rPr>
            <w:rFonts w:ascii="Times New Roman" w:hAnsi="Times New Roman" w:cs="B Nazanin" w:hint="cs"/>
            <w:b/>
            <w:sz w:val="28"/>
            <w:szCs w:val="28"/>
            <w:rtl/>
          </w:rPr>
          <w:t>،</w:t>
        </w:r>
        <w:r w:rsidR="00392BAA">
          <w:rPr>
            <w:rFonts w:ascii="Times New Roman" w:hAnsi="Times New Roman" w:cs="B Nazanin" w:hint="cs"/>
            <w:b/>
            <w:color w:val="7030A0"/>
            <w:sz w:val="28"/>
            <w:szCs w:val="28"/>
            <w:rtl/>
            <w:lang w:bidi="fa-IR"/>
          </w:rPr>
          <w:t xml:space="preserve"> </w:t>
        </w:r>
      </w:ins>
      <w:del w:id="2" w:author="مسعود رضائی" w:date="2024-07-31T08:13:00Z">
        <w:r w:rsidR="0034667E" w:rsidDel="009A6A75">
          <w:rPr>
            <w:rFonts w:ascii="Times New Roman" w:hAnsi="Times New Roman" w:cs="B Nazanin" w:hint="cs"/>
            <w:b/>
            <w:color w:val="7030A0"/>
            <w:sz w:val="28"/>
            <w:szCs w:val="28"/>
            <w:rtl/>
            <w:lang w:bidi="fa-IR"/>
          </w:rPr>
          <w:delText>دکتر مسعود رضائی،</w:delText>
        </w:r>
      </w:del>
      <w:ins w:id="3" w:author="student" w:date="2024-07-29T13:22:00Z">
        <w:del w:id="4" w:author="مسعود رضائی" w:date="2024-07-31T08:13:00Z">
          <w:r w:rsidR="00392BAA" w:rsidRPr="0034667E" w:rsidDel="009A6A75">
            <w:rPr>
              <w:rFonts w:ascii="Times New Roman" w:hAnsi="Times New Roman" w:cs="B Nazanin"/>
              <w:b/>
              <w:sz w:val="28"/>
              <w:szCs w:val="28"/>
              <w:rtl/>
            </w:rPr>
            <w:delText xml:space="preserve"> </w:delText>
          </w:r>
        </w:del>
      </w:ins>
      <w:del w:id="5" w:author="student" w:date="2024-07-29T13:22:00Z">
        <w:r w:rsidR="00292578" w:rsidRPr="0034667E" w:rsidDel="00392BAA">
          <w:rPr>
            <w:rFonts w:ascii="Times New Roman" w:hAnsi="Times New Roman" w:cs="B Nazanin"/>
            <w:b/>
            <w:sz w:val="28"/>
            <w:szCs w:val="28"/>
            <w:rtl/>
          </w:rPr>
          <w:delText>دکتر آلیس خاچیان</w:delText>
        </w:r>
        <w:r w:rsidR="0034667E" w:rsidDel="00392BAA">
          <w:rPr>
            <w:rFonts w:ascii="Times New Roman" w:hAnsi="Times New Roman" w:cs="B Nazanin" w:hint="cs"/>
            <w:b/>
            <w:sz w:val="28"/>
            <w:szCs w:val="28"/>
            <w:rtl/>
          </w:rPr>
          <w:delText>،</w:delText>
        </w:r>
      </w:del>
      <w:r w:rsidR="0034667E" w:rsidRPr="0034667E">
        <w:rPr>
          <w:rFonts w:ascii="Times New Roman" w:hAnsi="Times New Roman" w:cs="B Nazanin"/>
          <w:b/>
          <w:sz w:val="28"/>
          <w:szCs w:val="28"/>
          <w:rtl/>
        </w:rPr>
        <w:t xml:space="preserve"> </w:t>
      </w:r>
      <w:r w:rsidR="0034667E">
        <w:rPr>
          <w:rFonts w:ascii="Times New Roman" w:hAnsi="Times New Roman" w:cs="B Nazanin"/>
          <w:b/>
          <w:sz w:val="28"/>
          <w:szCs w:val="28"/>
          <w:rtl/>
        </w:rPr>
        <w:t>نیلوفر احمدی</w:t>
      </w:r>
      <w:r w:rsidR="0034667E">
        <w:rPr>
          <w:rFonts w:ascii="Times New Roman" w:hAnsi="Times New Roman" w:cs="B Nazanin" w:hint="cs"/>
          <w:b/>
          <w:sz w:val="28"/>
          <w:szCs w:val="28"/>
          <w:rtl/>
        </w:rPr>
        <w:t xml:space="preserve">، </w:t>
      </w:r>
      <w:r w:rsidR="00292578" w:rsidRPr="0034667E">
        <w:rPr>
          <w:rFonts w:ascii="Times New Roman" w:hAnsi="Times New Roman" w:cs="B Nazanin"/>
          <w:b/>
          <w:sz w:val="28"/>
          <w:szCs w:val="28"/>
          <w:rtl/>
        </w:rPr>
        <w:t>کامیار جدیدالسلام</w:t>
      </w:r>
      <w:r w:rsidR="0034667E">
        <w:rPr>
          <w:rFonts w:ascii="Times New Roman" w:hAnsi="Times New Roman" w:cs="B Nazanin" w:hint="cs"/>
          <w:b/>
          <w:sz w:val="28"/>
          <w:szCs w:val="28"/>
          <w:rtl/>
        </w:rPr>
        <w:t xml:space="preserve">، </w:t>
      </w:r>
      <w:r w:rsidR="00292578">
        <w:rPr>
          <w:rFonts w:ascii="Times New Roman" w:hAnsi="Times New Roman" w:cs="B Nazanin"/>
          <w:b/>
          <w:sz w:val="28"/>
          <w:szCs w:val="28"/>
          <w:rtl/>
        </w:rPr>
        <w:t>محمد امین سبزی</w:t>
      </w:r>
    </w:p>
    <w:p w14:paraId="6DDF3777" w14:textId="77777777" w:rsidR="00EC0BFD" w:rsidRDefault="00EC0BFD" w:rsidP="00BB4A8F">
      <w:pPr>
        <w:pStyle w:val="ListParagraph"/>
        <w:rPr>
          <w:rFonts w:ascii="Times New Roman" w:hAnsi="Times New Roman" w:cs="B Nazanin"/>
          <w:b/>
          <w:color w:val="7030A0"/>
          <w:sz w:val="28"/>
          <w:szCs w:val="28"/>
          <w:rtl/>
        </w:rPr>
      </w:pPr>
    </w:p>
    <w:p w14:paraId="275FC51F" w14:textId="77777777" w:rsidR="00EC0BFD" w:rsidRDefault="009B18FE" w:rsidP="00BB4A8F">
      <w:pPr>
        <w:numPr>
          <w:ilvl w:val="0"/>
          <w:numId w:val="29"/>
        </w:numPr>
        <w:bidi/>
        <w:rPr>
          <w:rFonts w:ascii="Times New Roman" w:hAnsi="Times New Roman" w:cs="B Nazanin"/>
          <w:b/>
          <w:color w:val="7030A0"/>
          <w:sz w:val="28"/>
          <w:szCs w:val="28"/>
        </w:rPr>
      </w:pPr>
      <w:commentRangeStart w:id="6"/>
      <w:r>
        <w:rPr>
          <w:rFonts w:ascii="Times New Roman" w:hAnsi="Times New Roman" w:cs="B Nazanin"/>
          <w:b/>
          <w:color w:val="7030A0"/>
          <w:sz w:val="28"/>
          <w:szCs w:val="28"/>
          <w:rtl/>
        </w:rPr>
        <w:t>شماره دانشجویی:</w:t>
      </w:r>
      <w:commentRangeEnd w:id="6"/>
      <w:r w:rsidR="009A6A75">
        <w:rPr>
          <w:rStyle w:val="CommentReference"/>
          <w:rFonts w:ascii="Garamond" w:eastAsia="Times New Roman" w:hAnsi="Garamond" w:cs="Times New Roman"/>
          <w:lang w:val="x-none" w:eastAsia="x-none" w:bidi="fa-IR"/>
        </w:rPr>
        <w:commentReference w:id="6"/>
      </w:r>
    </w:p>
    <w:p w14:paraId="7219E3DA" w14:textId="77777777" w:rsidR="00292578" w:rsidRDefault="00292578" w:rsidP="00BB4A8F">
      <w:pPr>
        <w:bidi/>
        <w:ind w:left="720"/>
        <w:rPr>
          <w:rFonts w:ascii="Times New Roman" w:hAnsi="Times New Roman" w:cs="B Nazanin"/>
          <w:b/>
          <w:color w:val="7030A0"/>
          <w:sz w:val="28"/>
          <w:szCs w:val="28"/>
        </w:rPr>
      </w:pPr>
    </w:p>
    <w:p w14:paraId="2019F787" w14:textId="77777777" w:rsidR="00EC0BFD" w:rsidRDefault="009B18FE" w:rsidP="00BB4A8F">
      <w:pPr>
        <w:numPr>
          <w:ilvl w:val="0"/>
          <w:numId w:val="29"/>
        </w:numPr>
        <w:bidi/>
        <w:rPr>
          <w:rFonts w:ascii="Times New Roman" w:hAnsi="Times New Roman" w:cs="B Nazanin"/>
          <w:b/>
          <w:color w:val="7030A0"/>
          <w:sz w:val="28"/>
          <w:szCs w:val="28"/>
        </w:rPr>
      </w:pPr>
      <w:r>
        <w:rPr>
          <w:rFonts w:ascii="Times New Roman" w:hAnsi="Times New Roman" w:cs="B Nazanin"/>
          <w:b/>
          <w:color w:val="7030A0"/>
          <w:sz w:val="28"/>
          <w:szCs w:val="28"/>
          <w:rtl/>
        </w:rPr>
        <w:t xml:space="preserve">دانشکده/ مرکز تحقیقاتی: </w:t>
      </w:r>
    </w:p>
    <w:p w14:paraId="525B70AA" w14:textId="031F7E67" w:rsidR="00292578" w:rsidRDefault="00292578" w:rsidP="00BB4A8F">
      <w:pPr>
        <w:bidi/>
        <w:ind w:left="720"/>
        <w:rPr>
          <w:rFonts w:ascii="Times New Roman" w:hAnsi="Times New Roman" w:cs="B Nazanin"/>
          <w:b/>
          <w:sz w:val="28"/>
          <w:szCs w:val="28"/>
        </w:rPr>
      </w:pPr>
      <w:commentRangeStart w:id="7"/>
      <w:r w:rsidRPr="0034667E">
        <w:rPr>
          <w:rFonts w:ascii="Times New Roman" w:hAnsi="Times New Roman" w:cs="B Nazanin"/>
          <w:b/>
          <w:sz w:val="28"/>
          <w:szCs w:val="28"/>
          <w:highlight w:val="yellow"/>
          <w:rtl/>
        </w:rPr>
        <w:t>دانشکده پرستاری-مامایی دانشگاه علوم پزشکی ایران</w:t>
      </w:r>
      <w:commentRangeEnd w:id="7"/>
      <w:r w:rsidR="00392BAA">
        <w:rPr>
          <w:rStyle w:val="CommentReference"/>
          <w:rFonts w:ascii="Garamond" w:eastAsia="Times New Roman" w:hAnsi="Garamond" w:cs="Times New Roman"/>
          <w:rtl/>
          <w:lang w:val="x-none" w:eastAsia="x-none" w:bidi="fa-IR"/>
        </w:rPr>
        <w:commentReference w:id="7"/>
      </w:r>
    </w:p>
    <w:p w14:paraId="1F39B18A" w14:textId="77777777" w:rsidR="00EC0BFD" w:rsidRDefault="00EC0BFD" w:rsidP="00BB4A8F">
      <w:pPr>
        <w:jc w:val="right"/>
        <w:rPr>
          <w:rFonts w:ascii="Times New Roman" w:hAnsi="Times New Roman" w:cs="B Nazanin"/>
          <w:b/>
          <w:color w:val="7030A0"/>
          <w:sz w:val="28"/>
          <w:szCs w:val="28"/>
          <w:rtl/>
        </w:rPr>
      </w:pPr>
    </w:p>
    <w:p w14:paraId="74DA1DBB" w14:textId="77777777" w:rsidR="00EC0BFD" w:rsidRDefault="00EC0BFD" w:rsidP="00BB4A8F">
      <w:pPr>
        <w:jc w:val="right"/>
        <w:rPr>
          <w:rFonts w:ascii="Times New Roman" w:hAnsi="Times New Roman" w:cs="B Nazanin"/>
          <w:b/>
          <w:color w:val="7030A0"/>
          <w:sz w:val="28"/>
          <w:szCs w:val="28"/>
          <w:rtl/>
        </w:rPr>
      </w:pPr>
    </w:p>
    <w:p w14:paraId="73A64F03" w14:textId="77777777" w:rsidR="00BB4A8F" w:rsidRDefault="00BB4A8F" w:rsidP="00BB4A8F">
      <w:pPr>
        <w:jc w:val="right"/>
        <w:rPr>
          <w:rFonts w:ascii="Times New Roman" w:hAnsi="Times New Roman" w:cs="B Nazanin"/>
          <w:b/>
          <w:color w:val="7030A0"/>
          <w:sz w:val="28"/>
          <w:szCs w:val="28"/>
          <w:rtl/>
        </w:rPr>
      </w:pPr>
    </w:p>
    <w:p w14:paraId="6EB385EB" w14:textId="77777777" w:rsidR="008E154A" w:rsidRDefault="00EC0BFD" w:rsidP="00BB4A8F">
      <w:pPr>
        <w:pStyle w:val="ListParagraph"/>
        <w:tabs>
          <w:tab w:val="right" w:pos="360"/>
          <w:tab w:val="right" w:pos="540"/>
        </w:tabs>
        <w:bidi/>
        <w:ind w:left="0"/>
        <w:rPr>
          <w:rFonts w:ascii="Times New Roman" w:hAnsi="Times New Roman" w:cs="B Nazanin"/>
          <w:b/>
          <w:color w:val="7030A0"/>
          <w:sz w:val="28"/>
          <w:szCs w:val="28"/>
          <w:rtl/>
        </w:rPr>
      </w:pPr>
      <w:r>
        <w:rPr>
          <w:rFonts w:ascii="Times New Roman" w:hAnsi="Times New Roman" w:cs="B Nazanin"/>
          <w:b/>
          <w:color w:val="7030A0"/>
          <w:sz w:val="28"/>
          <w:szCs w:val="28"/>
          <w:rtl/>
        </w:rPr>
        <w:lastRenderedPageBreak/>
        <w:t>الف</w:t>
      </w:r>
      <w:r w:rsidR="00EB373A">
        <w:rPr>
          <w:rFonts w:ascii="Times New Roman" w:hAnsi="Times New Roman" w:cs="B Nazanin"/>
          <w:b/>
          <w:color w:val="7030A0"/>
          <w:sz w:val="28"/>
          <w:szCs w:val="28"/>
          <w:rtl/>
        </w:rPr>
        <w:t>- اطلاعات مربوط به مجري طرح و همكاران</w:t>
      </w:r>
    </w:p>
    <w:p w14:paraId="7825734A" w14:textId="111D0894" w:rsidR="00EC0BFD" w:rsidRPr="009A6A75" w:rsidRDefault="009B18FE" w:rsidP="009A6A75">
      <w:pPr>
        <w:pStyle w:val="ListParagraph"/>
        <w:keepNext/>
        <w:numPr>
          <w:ilvl w:val="0"/>
          <w:numId w:val="28"/>
        </w:numPr>
        <w:tabs>
          <w:tab w:val="right" w:pos="360"/>
          <w:tab w:val="right" w:pos="540"/>
        </w:tabs>
        <w:bidi/>
        <w:spacing w:before="200" w:after="0"/>
        <w:outlineLvl w:val="0"/>
        <w:rPr>
          <w:rFonts w:ascii="Times New Roman" w:hAnsi="Times New Roman" w:cs="B Nazanin"/>
          <w:b/>
          <w:color w:val="000000" w:themeColor="text1"/>
          <w:kern w:val="32"/>
          <w:sz w:val="28"/>
          <w:szCs w:val="28"/>
          <w:highlight w:val="yellow"/>
        </w:rPr>
      </w:pPr>
      <w:r w:rsidRPr="009A6A75">
        <w:rPr>
          <w:rFonts w:ascii="Times New Roman" w:hAnsi="Times New Roman" w:cs="B Nazanin"/>
          <w:b/>
          <w:color w:val="000000" w:themeColor="text1"/>
          <w:kern w:val="32"/>
          <w:sz w:val="28"/>
          <w:szCs w:val="28"/>
          <w:highlight w:val="yellow"/>
          <w:rtl/>
        </w:rPr>
        <w:t>مجري اصلي طرح</w:t>
      </w:r>
      <w:r w:rsidR="00ED78E2" w:rsidRPr="009A6A75">
        <w:rPr>
          <w:rFonts w:ascii="Times New Roman" w:hAnsi="Times New Roman" w:cs="B Nazanin"/>
          <w:b/>
          <w:color w:val="000000" w:themeColor="text1"/>
          <w:kern w:val="32"/>
          <w:sz w:val="28"/>
          <w:szCs w:val="28"/>
          <w:highlight w:val="yellow"/>
          <w:rtl/>
        </w:rPr>
        <w:t>:</w:t>
      </w:r>
      <w:r w:rsidRPr="009A6A75">
        <w:rPr>
          <w:rFonts w:ascii="Times New Roman" w:hAnsi="Times New Roman" w:cs="B Nazanin"/>
          <w:b/>
          <w:color w:val="000000" w:themeColor="text1"/>
          <w:kern w:val="32"/>
          <w:sz w:val="28"/>
          <w:szCs w:val="28"/>
          <w:highlight w:val="yellow"/>
          <w:rtl/>
        </w:rPr>
        <w:t xml:space="preserve"> </w:t>
      </w:r>
      <w:r w:rsidR="00292578" w:rsidRPr="009A6A75">
        <w:rPr>
          <w:rFonts w:ascii="Times New Roman" w:hAnsi="Times New Roman" w:cs="B Nazanin"/>
          <w:b/>
          <w:color w:val="000000" w:themeColor="text1"/>
          <w:kern w:val="32"/>
          <w:sz w:val="28"/>
          <w:szCs w:val="28"/>
          <w:highlight w:val="yellow"/>
          <w:rtl/>
        </w:rPr>
        <w:t xml:space="preserve">دکتر </w:t>
      </w:r>
      <w:r w:rsidR="009A6A75" w:rsidRPr="009A6A75">
        <w:rPr>
          <w:rFonts w:ascii="Times New Roman" w:hAnsi="Times New Roman" w:cs="B Nazanin" w:hint="cs"/>
          <w:b/>
          <w:color w:val="000000" w:themeColor="text1"/>
          <w:kern w:val="32"/>
          <w:sz w:val="28"/>
          <w:szCs w:val="28"/>
          <w:highlight w:val="yellow"/>
          <w:rtl/>
        </w:rPr>
        <w:t>مسعود رضائی</w:t>
      </w:r>
    </w:p>
    <w:p w14:paraId="415AACE9" w14:textId="7D33E62A" w:rsidR="00BB4A8F" w:rsidRPr="009A6A75" w:rsidRDefault="00EC0BFD" w:rsidP="009A6A75">
      <w:pPr>
        <w:pStyle w:val="ListParagraph"/>
        <w:keepNext/>
        <w:numPr>
          <w:ilvl w:val="0"/>
          <w:numId w:val="28"/>
        </w:numPr>
        <w:tabs>
          <w:tab w:val="right" w:pos="360"/>
          <w:tab w:val="right" w:pos="540"/>
        </w:tabs>
        <w:bidi/>
        <w:spacing w:before="200" w:after="0"/>
        <w:outlineLvl w:val="0"/>
        <w:rPr>
          <w:rFonts w:ascii="Times New Roman" w:hAnsi="Times New Roman" w:cs="B Nazanin"/>
          <w:b/>
          <w:color w:val="000000" w:themeColor="text1"/>
          <w:kern w:val="32"/>
          <w:sz w:val="28"/>
          <w:szCs w:val="28"/>
          <w:highlight w:val="yellow"/>
        </w:rPr>
      </w:pPr>
      <w:r w:rsidRPr="009A6A75">
        <w:rPr>
          <w:rFonts w:ascii="Times New Roman" w:hAnsi="Times New Roman" w:cs="B Nazanin"/>
          <w:b/>
          <w:color w:val="000000" w:themeColor="text1"/>
          <w:kern w:val="32"/>
          <w:sz w:val="28"/>
          <w:szCs w:val="28"/>
          <w:highlight w:val="yellow"/>
          <w:rtl/>
        </w:rPr>
        <w:t xml:space="preserve"> </w:t>
      </w:r>
      <w:r w:rsidR="009B18FE" w:rsidRPr="009A6A75">
        <w:rPr>
          <w:rFonts w:ascii="Times New Roman" w:hAnsi="Times New Roman" w:cs="B Nazanin"/>
          <w:b/>
          <w:color w:val="000000" w:themeColor="text1"/>
          <w:kern w:val="32"/>
          <w:sz w:val="28"/>
          <w:szCs w:val="28"/>
          <w:highlight w:val="yellow"/>
          <w:rtl/>
        </w:rPr>
        <w:t>مرتبه علمی:</w:t>
      </w:r>
      <w:r w:rsidR="00292578" w:rsidRPr="009A6A75">
        <w:rPr>
          <w:rFonts w:ascii="Times New Roman" w:hAnsi="Times New Roman" w:cs="B Nazanin"/>
          <w:b/>
          <w:color w:val="000000" w:themeColor="text1"/>
          <w:kern w:val="32"/>
          <w:sz w:val="28"/>
          <w:szCs w:val="28"/>
          <w:highlight w:val="yellow"/>
          <w:rtl/>
        </w:rPr>
        <w:t xml:space="preserve"> </w:t>
      </w:r>
      <w:r w:rsidR="009A6A75" w:rsidRPr="009A6A75">
        <w:rPr>
          <w:rFonts w:ascii="Times New Roman" w:hAnsi="Times New Roman" w:cs="B Nazanin" w:hint="cs"/>
          <w:b/>
          <w:color w:val="000000" w:themeColor="text1"/>
          <w:kern w:val="32"/>
          <w:sz w:val="28"/>
          <w:szCs w:val="28"/>
          <w:highlight w:val="yellow"/>
          <w:rtl/>
        </w:rPr>
        <w:t>استادیار</w:t>
      </w:r>
    </w:p>
    <w:p w14:paraId="66CE0151" w14:textId="77777777" w:rsidR="00BB4A8F" w:rsidRPr="009A6A75" w:rsidRDefault="00EB373A" w:rsidP="00BB4A8F">
      <w:pPr>
        <w:pStyle w:val="ListParagraph"/>
        <w:keepNext/>
        <w:numPr>
          <w:ilvl w:val="0"/>
          <w:numId w:val="28"/>
        </w:numPr>
        <w:tabs>
          <w:tab w:val="right" w:pos="360"/>
          <w:tab w:val="right" w:pos="540"/>
        </w:tabs>
        <w:bidi/>
        <w:spacing w:before="200" w:after="0"/>
        <w:outlineLvl w:val="0"/>
        <w:rPr>
          <w:rFonts w:ascii="Times New Roman" w:hAnsi="Times New Roman" w:cs="B Nazanin"/>
          <w:b/>
          <w:color w:val="000000" w:themeColor="text1"/>
          <w:kern w:val="32"/>
          <w:sz w:val="28"/>
          <w:szCs w:val="28"/>
          <w:highlight w:val="yellow"/>
        </w:rPr>
      </w:pPr>
      <w:r w:rsidRPr="009A6A75">
        <w:rPr>
          <w:rFonts w:ascii="Times New Roman" w:hAnsi="Times New Roman" w:cs="B Nazanin"/>
          <w:b/>
          <w:color w:val="000000" w:themeColor="text1"/>
          <w:kern w:val="32"/>
          <w:sz w:val="28"/>
          <w:szCs w:val="28"/>
          <w:highlight w:val="yellow"/>
          <w:rtl/>
        </w:rPr>
        <w:t>نشاني مجري</w:t>
      </w:r>
      <w:r w:rsidRPr="009A6A75">
        <w:rPr>
          <w:rFonts w:ascii="Times New Roman" w:hAnsi="Times New Roman" w:cs="B Nazanin"/>
          <w:b/>
          <w:color w:val="000000" w:themeColor="text1"/>
          <w:kern w:val="32"/>
          <w:sz w:val="28"/>
          <w:szCs w:val="28"/>
          <w:highlight w:val="yellow"/>
          <w:rtl/>
          <w:lang w:bidi="fa-IR"/>
        </w:rPr>
        <w:t xml:space="preserve"> اصلي</w:t>
      </w:r>
      <w:r w:rsidRPr="009A6A75">
        <w:rPr>
          <w:rFonts w:ascii="Times New Roman" w:hAnsi="Times New Roman" w:cs="B Nazanin"/>
          <w:b/>
          <w:color w:val="000000" w:themeColor="text1"/>
          <w:kern w:val="32"/>
          <w:sz w:val="28"/>
          <w:szCs w:val="28"/>
          <w:highlight w:val="yellow"/>
          <w:rtl/>
        </w:rPr>
        <w:t>:</w:t>
      </w:r>
      <w:r w:rsidRPr="009A6A75">
        <w:rPr>
          <w:rFonts w:ascii="Times New Roman" w:hAnsi="Times New Roman" w:cs="B Nazanin"/>
          <w:b/>
          <w:color w:val="000000" w:themeColor="text1"/>
          <w:sz w:val="28"/>
          <w:szCs w:val="28"/>
          <w:highlight w:val="yellow"/>
          <w:rtl/>
        </w:rPr>
        <w:t xml:space="preserve"> </w:t>
      </w:r>
      <w:r w:rsidR="00292578" w:rsidRPr="009A6A75">
        <w:rPr>
          <w:rFonts w:ascii="Times New Roman" w:hAnsi="Times New Roman" w:cs="B Nazanin"/>
          <w:b/>
          <w:color w:val="000000" w:themeColor="text1"/>
          <w:sz w:val="28"/>
          <w:szCs w:val="28"/>
          <w:highlight w:val="yellow"/>
          <w:rtl/>
        </w:rPr>
        <w:t xml:space="preserve">تهران، خیابان ولیعصر(عج)، بالاتر از میدان </w:t>
      </w:r>
      <w:r w:rsidR="00ED78E2" w:rsidRPr="009A6A75">
        <w:rPr>
          <w:rFonts w:ascii="Times New Roman" w:hAnsi="Times New Roman" w:cs="B Nazanin"/>
          <w:b/>
          <w:color w:val="000000" w:themeColor="text1"/>
          <w:sz w:val="28"/>
          <w:szCs w:val="28"/>
          <w:highlight w:val="yellow"/>
          <w:rtl/>
        </w:rPr>
        <w:t>ونک، خیابان رشید یاسمی</w:t>
      </w:r>
    </w:p>
    <w:p w14:paraId="0A4780BC" w14:textId="77777777" w:rsidR="00BB4A8F" w:rsidRPr="009A6A75" w:rsidRDefault="00546901" w:rsidP="00BB4A8F">
      <w:pPr>
        <w:pStyle w:val="ListParagraph"/>
        <w:keepNext/>
        <w:numPr>
          <w:ilvl w:val="0"/>
          <w:numId w:val="28"/>
        </w:numPr>
        <w:tabs>
          <w:tab w:val="right" w:pos="360"/>
          <w:tab w:val="right" w:pos="540"/>
        </w:tabs>
        <w:bidi/>
        <w:spacing w:before="200" w:after="0"/>
        <w:outlineLvl w:val="0"/>
        <w:rPr>
          <w:rFonts w:ascii="Times New Roman" w:hAnsi="Times New Roman" w:cs="B Nazanin"/>
          <w:b/>
          <w:color w:val="000000" w:themeColor="text1"/>
          <w:kern w:val="32"/>
          <w:sz w:val="28"/>
          <w:szCs w:val="28"/>
          <w:highlight w:val="yellow"/>
        </w:rPr>
      </w:pPr>
      <w:r w:rsidRPr="009A6A75">
        <w:rPr>
          <w:rFonts w:ascii="Times New Roman" w:hAnsi="Times New Roman" w:cs="B Nazanin"/>
          <w:b/>
          <w:color w:val="000000" w:themeColor="text1"/>
          <w:sz w:val="28"/>
          <w:szCs w:val="28"/>
          <w:highlight w:val="yellow"/>
          <w:rtl/>
        </w:rPr>
        <w:t>دانشکده</w:t>
      </w:r>
      <w:r w:rsidR="00EB373A" w:rsidRPr="009A6A75">
        <w:rPr>
          <w:rFonts w:ascii="Times New Roman" w:hAnsi="Times New Roman" w:cs="B Nazanin"/>
          <w:b/>
          <w:color w:val="000000" w:themeColor="text1"/>
          <w:sz w:val="28"/>
          <w:szCs w:val="28"/>
          <w:highlight w:val="yellow"/>
          <w:rtl/>
        </w:rPr>
        <w:t>:</w:t>
      </w:r>
      <w:r w:rsidR="00EB373A" w:rsidRPr="009A6A75">
        <w:rPr>
          <w:rFonts w:ascii="Times New Roman" w:hAnsi="Times New Roman" w:cs="B Nazanin"/>
          <w:b/>
          <w:color w:val="000000" w:themeColor="text1"/>
          <w:sz w:val="28"/>
          <w:szCs w:val="28"/>
          <w:highlight w:val="yellow"/>
          <w:rtl/>
        </w:rPr>
        <w:tab/>
      </w:r>
      <w:r w:rsidR="00ED78E2" w:rsidRPr="009A6A75">
        <w:rPr>
          <w:rFonts w:ascii="Times New Roman" w:hAnsi="Times New Roman" w:cs="B Nazanin"/>
          <w:b/>
          <w:color w:val="000000" w:themeColor="text1"/>
          <w:sz w:val="28"/>
          <w:szCs w:val="28"/>
          <w:highlight w:val="yellow"/>
          <w:rtl/>
        </w:rPr>
        <w:t>دانشکده پرستاری- مامایی دانشگاه علوم پزشکی ایرا</w:t>
      </w:r>
      <w:r w:rsidR="00BB4A8F" w:rsidRPr="009A6A75">
        <w:rPr>
          <w:rFonts w:ascii="Times New Roman" w:hAnsi="Times New Roman" w:cs="B Nazanin"/>
          <w:b/>
          <w:color w:val="000000" w:themeColor="text1"/>
          <w:sz w:val="28"/>
          <w:szCs w:val="28"/>
          <w:highlight w:val="yellow"/>
          <w:rtl/>
        </w:rPr>
        <w:t>ن</w:t>
      </w:r>
    </w:p>
    <w:p w14:paraId="4669CBF4" w14:textId="4B11C7B4" w:rsidR="00BB4A8F" w:rsidRPr="009A6A75" w:rsidRDefault="00EB373A" w:rsidP="009A6A75">
      <w:pPr>
        <w:pStyle w:val="ListParagraph"/>
        <w:keepNext/>
        <w:numPr>
          <w:ilvl w:val="0"/>
          <w:numId w:val="28"/>
        </w:numPr>
        <w:tabs>
          <w:tab w:val="right" w:pos="360"/>
          <w:tab w:val="right" w:pos="540"/>
        </w:tabs>
        <w:bidi/>
        <w:spacing w:before="200" w:after="0"/>
        <w:outlineLvl w:val="0"/>
        <w:rPr>
          <w:rFonts w:ascii="Times New Roman" w:hAnsi="Times New Roman" w:cs="B Nazanin"/>
          <w:b/>
          <w:color w:val="000000" w:themeColor="text1"/>
          <w:kern w:val="32"/>
          <w:sz w:val="28"/>
          <w:szCs w:val="28"/>
          <w:highlight w:val="yellow"/>
        </w:rPr>
      </w:pPr>
      <w:r w:rsidRPr="009A6A75">
        <w:rPr>
          <w:rFonts w:ascii="Times New Roman" w:hAnsi="Times New Roman" w:cs="B Nazanin"/>
          <w:b/>
          <w:color w:val="000000" w:themeColor="text1"/>
          <w:sz w:val="28"/>
          <w:szCs w:val="28"/>
          <w:highlight w:val="yellow"/>
          <w:rtl/>
        </w:rPr>
        <w:t xml:space="preserve">تلفن: </w:t>
      </w:r>
      <w:r w:rsidR="009A6A75" w:rsidRPr="009A6A75">
        <w:rPr>
          <w:rFonts w:ascii="Times New Roman" w:hAnsi="Times New Roman" w:cs="B Nazanin"/>
          <w:b/>
          <w:color w:val="000000" w:themeColor="text1"/>
          <w:sz w:val="28"/>
          <w:szCs w:val="28"/>
          <w:highlight w:val="yellow"/>
          <w:rtl/>
        </w:rPr>
        <w:t>02143651</w:t>
      </w:r>
      <w:r w:rsidR="009A6A75" w:rsidRPr="009A6A75">
        <w:rPr>
          <w:rFonts w:ascii="Times New Roman" w:hAnsi="Times New Roman" w:cs="B Nazanin" w:hint="cs"/>
          <w:b/>
          <w:color w:val="000000" w:themeColor="text1"/>
          <w:sz w:val="28"/>
          <w:szCs w:val="28"/>
          <w:highlight w:val="yellow"/>
          <w:rtl/>
        </w:rPr>
        <w:t>813</w:t>
      </w:r>
    </w:p>
    <w:p w14:paraId="69AD6D00" w14:textId="04271458" w:rsidR="00BB4A8F" w:rsidRPr="009A6A75" w:rsidRDefault="009B18FE" w:rsidP="009A6A75">
      <w:pPr>
        <w:pStyle w:val="ListParagraph"/>
        <w:keepNext/>
        <w:numPr>
          <w:ilvl w:val="0"/>
          <w:numId w:val="28"/>
        </w:numPr>
        <w:tabs>
          <w:tab w:val="right" w:pos="360"/>
          <w:tab w:val="right" w:pos="540"/>
        </w:tabs>
        <w:bidi/>
        <w:spacing w:before="200" w:after="0"/>
        <w:outlineLvl w:val="0"/>
        <w:rPr>
          <w:rFonts w:ascii="Times New Roman" w:hAnsi="Times New Roman" w:cs="B Nazanin"/>
          <w:b/>
          <w:color w:val="000000" w:themeColor="text1"/>
          <w:kern w:val="32"/>
          <w:sz w:val="28"/>
          <w:szCs w:val="28"/>
          <w:highlight w:val="yellow"/>
        </w:rPr>
      </w:pPr>
      <w:r w:rsidRPr="009A6A75">
        <w:rPr>
          <w:rFonts w:ascii="Times New Roman" w:hAnsi="Times New Roman" w:cs="B Nazanin"/>
          <w:b/>
          <w:color w:val="000000" w:themeColor="text1"/>
          <w:sz w:val="28"/>
          <w:szCs w:val="28"/>
          <w:highlight w:val="yellow"/>
          <w:rtl/>
        </w:rPr>
        <w:t>تلفن همراه:</w:t>
      </w:r>
      <w:r w:rsidR="00ED78E2" w:rsidRPr="009A6A75">
        <w:rPr>
          <w:rFonts w:ascii="Times New Roman" w:hAnsi="Times New Roman" w:cs="B Nazanin"/>
          <w:b/>
          <w:color w:val="000000" w:themeColor="text1"/>
          <w:sz w:val="28"/>
          <w:szCs w:val="28"/>
          <w:highlight w:val="yellow"/>
          <w:rtl/>
        </w:rPr>
        <w:t xml:space="preserve"> </w:t>
      </w:r>
      <w:r w:rsidR="009A6A75" w:rsidRPr="009A6A75">
        <w:rPr>
          <w:rFonts w:ascii="Times New Roman" w:hAnsi="Times New Roman" w:cs="B Nazanin"/>
          <w:b/>
          <w:color w:val="000000" w:themeColor="text1"/>
          <w:sz w:val="28"/>
          <w:szCs w:val="28"/>
          <w:highlight w:val="yellow"/>
          <w:rtl/>
        </w:rPr>
        <w:t>09</w:t>
      </w:r>
      <w:r w:rsidR="009A6A75" w:rsidRPr="009A6A75">
        <w:rPr>
          <w:rFonts w:ascii="Times New Roman" w:hAnsi="Times New Roman" w:cs="B Nazanin" w:hint="cs"/>
          <w:b/>
          <w:color w:val="000000" w:themeColor="text1"/>
          <w:sz w:val="28"/>
          <w:szCs w:val="28"/>
          <w:highlight w:val="yellow"/>
          <w:rtl/>
        </w:rPr>
        <w:t>2241036779</w:t>
      </w:r>
    </w:p>
    <w:p w14:paraId="42D5BD03" w14:textId="6A44202D" w:rsidR="008E154A" w:rsidRPr="009A6A75" w:rsidRDefault="00546901" w:rsidP="009A6A75">
      <w:pPr>
        <w:pStyle w:val="ListParagraph"/>
        <w:keepNext/>
        <w:numPr>
          <w:ilvl w:val="0"/>
          <w:numId w:val="28"/>
        </w:numPr>
        <w:tabs>
          <w:tab w:val="right" w:pos="360"/>
          <w:tab w:val="right" w:pos="540"/>
        </w:tabs>
        <w:bidi/>
        <w:spacing w:before="200" w:after="0"/>
        <w:outlineLvl w:val="0"/>
        <w:rPr>
          <w:rFonts w:ascii="Times New Roman" w:hAnsi="Times New Roman" w:cs="B Nazanin"/>
          <w:b/>
          <w:color w:val="000000" w:themeColor="text1"/>
          <w:kern w:val="32"/>
          <w:sz w:val="28"/>
          <w:szCs w:val="28"/>
          <w:highlight w:val="yellow"/>
        </w:rPr>
      </w:pPr>
      <w:r w:rsidRPr="009A6A75">
        <w:rPr>
          <w:rFonts w:ascii="Times New Roman" w:hAnsi="Times New Roman" w:cs="B Nazanin"/>
          <w:b/>
          <w:color w:val="000000" w:themeColor="text1"/>
          <w:sz w:val="28"/>
          <w:szCs w:val="28"/>
          <w:highlight w:val="yellow"/>
          <w:rtl/>
        </w:rPr>
        <w:t>ایمیل:</w:t>
      </w:r>
      <w:r w:rsidR="009B18FE" w:rsidRPr="009A6A75">
        <w:rPr>
          <w:rFonts w:ascii="Times New Roman" w:hAnsi="Times New Roman" w:cs="B Nazanin"/>
          <w:b/>
          <w:color w:val="000000" w:themeColor="text1"/>
          <w:sz w:val="28"/>
          <w:szCs w:val="28"/>
          <w:highlight w:val="yellow"/>
          <w:rtl/>
        </w:rPr>
        <w:t xml:space="preserve"> </w:t>
      </w:r>
      <w:r w:rsidR="009A6A75" w:rsidRPr="009A6A75">
        <w:rPr>
          <w:rFonts w:ascii="Times New Roman" w:hAnsi="Times New Roman" w:cs="B Nazanin"/>
          <w:b/>
          <w:color w:val="000000" w:themeColor="text1"/>
          <w:sz w:val="28"/>
          <w:szCs w:val="28"/>
          <w:highlight w:val="yellow"/>
          <w:lang w:val="en-US"/>
        </w:rPr>
        <w:t>masoud.rezaei68@yahoo.com</w:t>
      </w:r>
    </w:p>
    <w:p w14:paraId="1CC0EB5E" w14:textId="77777777" w:rsidR="00EC0BFD" w:rsidRDefault="00EC0BFD" w:rsidP="00BB4A8F">
      <w:pPr>
        <w:keepNext/>
        <w:bidi/>
        <w:spacing w:before="200" w:after="0"/>
        <w:ind w:left="720"/>
        <w:outlineLvl w:val="0"/>
        <w:rPr>
          <w:rFonts w:ascii="Times New Roman" w:eastAsia="Times New Roman" w:hAnsi="Times New Roman" w:cs="B Nazanin"/>
          <w:b/>
          <w:color w:val="7030A0"/>
          <w:kern w:val="32"/>
          <w:sz w:val="28"/>
          <w:szCs w:val="28"/>
        </w:rPr>
      </w:pPr>
    </w:p>
    <w:p w14:paraId="30122F5E" w14:textId="77777777" w:rsidR="00EC0BFD" w:rsidRDefault="009B18FE" w:rsidP="00BB4A8F">
      <w:pPr>
        <w:pStyle w:val="ListParagraph"/>
        <w:tabs>
          <w:tab w:val="right" w:pos="360"/>
          <w:tab w:val="right" w:pos="540"/>
        </w:tabs>
        <w:bidi/>
        <w:ind w:left="0"/>
        <w:rPr>
          <w:rFonts w:ascii="Times New Roman" w:hAnsi="Times New Roman" w:cs="B Nazanin"/>
          <w:b/>
          <w:color w:val="7030A0"/>
          <w:sz w:val="28"/>
          <w:szCs w:val="28"/>
          <w:rtl/>
        </w:rPr>
      </w:pPr>
      <w:r>
        <w:rPr>
          <w:rFonts w:ascii="Times New Roman" w:hAnsi="Times New Roman" w:cs="B Nazanin"/>
          <w:b/>
          <w:color w:val="7030A0"/>
          <w:sz w:val="28"/>
          <w:szCs w:val="28"/>
          <w:rtl/>
        </w:rPr>
        <w:t xml:space="preserve">ب- اطلاعات مربوط به طرح </w:t>
      </w:r>
    </w:p>
    <w:p w14:paraId="5AE10272" w14:textId="73BBFB24" w:rsidR="00ED78E2" w:rsidRDefault="009B18FE" w:rsidP="00BB4A8F">
      <w:pPr>
        <w:keepNext/>
        <w:numPr>
          <w:ilvl w:val="0"/>
          <w:numId w:val="28"/>
        </w:numPr>
        <w:bidi/>
        <w:spacing w:before="200" w:after="0"/>
        <w:outlineLvl w:val="0"/>
        <w:rPr>
          <w:rFonts w:ascii="Times New Roman" w:eastAsia="Times New Roman" w:hAnsi="Times New Roman" w:cs="B Nazanin"/>
          <w:b/>
          <w:color w:val="7030A0"/>
          <w:kern w:val="32"/>
          <w:sz w:val="28"/>
          <w:szCs w:val="28"/>
        </w:rPr>
      </w:pPr>
      <w:r>
        <w:rPr>
          <w:rFonts w:ascii="Times New Roman" w:eastAsia="Times New Roman" w:hAnsi="Times New Roman" w:cs="B Nazanin"/>
          <w:b/>
          <w:color w:val="7030A0"/>
          <w:kern w:val="32"/>
          <w:sz w:val="28"/>
          <w:szCs w:val="28"/>
          <w:rtl/>
        </w:rPr>
        <w:t xml:space="preserve">محل اجراي طرح: </w:t>
      </w:r>
      <w:r w:rsidR="00ED78E2">
        <w:rPr>
          <w:rFonts w:ascii="Times New Roman" w:eastAsia="Times New Roman" w:hAnsi="Times New Roman" w:cs="B Nazanin"/>
          <w:b/>
          <w:kern w:val="32"/>
          <w:sz w:val="28"/>
          <w:szCs w:val="28"/>
          <w:rtl/>
        </w:rPr>
        <w:t>دانشکده پرستاری-مامایی دانشگاه علوم پزشکی ایران</w:t>
      </w:r>
    </w:p>
    <w:p w14:paraId="3035CCA9" w14:textId="01E02D75" w:rsidR="00EC0BFD" w:rsidRDefault="009B18FE" w:rsidP="00BB4A8F">
      <w:pPr>
        <w:keepNext/>
        <w:numPr>
          <w:ilvl w:val="0"/>
          <w:numId w:val="28"/>
        </w:numPr>
        <w:bidi/>
        <w:spacing w:before="200" w:after="0"/>
        <w:outlineLvl w:val="0"/>
        <w:rPr>
          <w:rFonts w:ascii="Times New Roman" w:eastAsia="Times New Roman" w:hAnsi="Times New Roman" w:cs="B Nazanin"/>
          <w:b/>
          <w:color w:val="7030A0"/>
          <w:kern w:val="32"/>
          <w:sz w:val="28"/>
          <w:szCs w:val="28"/>
        </w:rPr>
      </w:pPr>
      <w:r>
        <w:rPr>
          <w:rFonts w:ascii="Times New Roman" w:eastAsia="Times New Roman" w:hAnsi="Times New Roman" w:cs="B Nazanin"/>
          <w:b/>
          <w:color w:val="7030A0"/>
          <w:kern w:val="32"/>
          <w:sz w:val="28"/>
          <w:szCs w:val="28"/>
          <w:rtl/>
        </w:rPr>
        <w:t>یش بینی بودجه کل (ريال):</w:t>
      </w:r>
      <w:r w:rsidR="00ED78E2">
        <w:rPr>
          <w:rFonts w:ascii="Times New Roman" w:eastAsia="Times New Roman" w:hAnsi="Times New Roman" w:cs="B Nazanin"/>
          <w:b/>
          <w:color w:val="7030A0"/>
          <w:kern w:val="32"/>
          <w:sz w:val="28"/>
          <w:szCs w:val="28"/>
          <w:rtl/>
        </w:rPr>
        <w:t xml:space="preserve"> </w:t>
      </w:r>
      <w:r w:rsidR="00ED78E2" w:rsidRPr="0034667E">
        <w:rPr>
          <w:rFonts w:ascii="Times New Roman" w:eastAsia="Times New Roman" w:hAnsi="Times New Roman" w:cs="B Nazanin"/>
          <w:b/>
          <w:kern w:val="32"/>
          <w:sz w:val="28"/>
          <w:szCs w:val="28"/>
          <w:highlight w:val="yellow"/>
          <w:rtl/>
        </w:rPr>
        <w:t>دو میلیارد ریال</w:t>
      </w:r>
    </w:p>
    <w:p w14:paraId="1AF938FA" w14:textId="77777777" w:rsidR="00EC0BFD" w:rsidRDefault="009B18FE" w:rsidP="00BB4A8F">
      <w:pPr>
        <w:keepNext/>
        <w:numPr>
          <w:ilvl w:val="0"/>
          <w:numId w:val="28"/>
        </w:numPr>
        <w:bidi/>
        <w:spacing w:before="200" w:after="0"/>
        <w:outlineLvl w:val="0"/>
        <w:rPr>
          <w:rFonts w:ascii="Times New Roman" w:eastAsia="Times New Roman" w:hAnsi="Times New Roman" w:cs="B Nazanin"/>
          <w:b/>
          <w:color w:val="7030A0"/>
          <w:kern w:val="32"/>
          <w:sz w:val="28"/>
          <w:szCs w:val="28"/>
        </w:rPr>
      </w:pPr>
      <w:r>
        <w:rPr>
          <w:rFonts w:ascii="Times New Roman" w:eastAsia="Times New Roman" w:hAnsi="Times New Roman" w:cs="B Nazanin"/>
          <w:b/>
          <w:color w:val="7030A0"/>
          <w:kern w:val="32"/>
          <w:sz w:val="28"/>
          <w:szCs w:val="28"/>
          <w:rtl/>
        </w:rPr>
        <w:t>منابع تامين کننده بودجه طرح:</w:t>
      </w:r>
    </w:p>
    <w:p w14:paraId="660B9088" w14:textId="4B1FAFE5" w:rsidR="00EC0BFD" w:rsidRDefault="009B18FE" w:rsidP="00BB4A8F">
      <w:pPr>
        <w:keepNext/>
        <w:numPr>
          <w:ilvl w:val="0"/>
          <w:numId w:val="28"/>
        </w:numPr>
        <w:bidi/>
        <w:spacing w:before="200" w:after="0"/>
        <w:outlineLvl w:val="0"/>
        <w:rPr>
          <w:rFonts w:ascii="Times New Roman" w:eastAsia="Times New Roman" w:hAnsi="Times New Roman" w:cs="B Nazanin"/>
          <w:b/>
          <w:color w:val="7030A0"/>
          <w:kern w:val="32"/>
          <w:sz w:val="28"/>
          <w:szCs w:val="28"/>
        </w:rPr>
      </w:pPr>
      <w:r>
        <w:rPr>
          <w:rFonts w:ascii="Times New Roman" w:eastAsia="Times New Roman" w:hAnsi="Times New Roman" w:cs="B Nazanin"/>
          <w:b/>
          <w:color w:val="7030A0"/>
          <w:kern w:val="32"/>
          <w:sz w:val="28"/>
          <w:szCs w:val="28"/>
          <w:rtl/>
        </w:rPr>
        <w:t>پیش بینی مدت زمان اجرا:</w:t>
      </w:r>
      <w:r w:rsidR="00ED78E2">
        <w:rPr>
          <w:rFonts w:ascii="Times New Roman" w:eastAsia="Times New Roman" w:hAnsi="Times New Roman" w:cs="B Nazanin"/>
          <w:b/>
          <w:color w:val="7030A0"/>
          <w:kern w:val="32"/>
          <w:sz w:val="28"/>
          <w:szCs w:val="28"/>
          <w:rtl/>
        </w:rPr>
        <w:t xml:space="preserve"> </w:t>
      </w:r>
      <w:r w:rsidR="00ED78E2">
        <w:rPr>
          <w:rFonts w:ascii="Times New Roman" w:eastAsia="Times New Roman" w:hAnsi="Times New Roman" w:cs="B Nazanin"/>
          <w:b/>
          <w:kern w:val="32"/>
          <w:sz w:val="28"/>
          <w:szCs w:val="28"/>
          <w:rtl/>
        </w:rPr>
        <w:t>یک سال</w:t>
      </w:r>
    </w:p>
    <w:p w14:paraId="64B496B5" w14:textId="77777777" w:rsidR="008E154A" w:rsidRDefault="008E154A" w:rsidP="00BB4A8F">
      <w:pPr>
        <w:keepNext/>
        <w:bidi/>
        <w:spacing w:before="200" w:after="0"/>
        <w:outlineLvl w:val="0"/>
        <w:rPr>
          <w:rFonts w:ascii="Times New Roman" w:eastAsia="Times New Roman" w:hAnsi="Times New Roman" w:cs="B Nazanin"/>
          <w:b/>
          <w:color w:val="7030A0"/>
          <w:kern w:val="32"/>
          <w:sz w:val="28"/>
          <w:szCs w:val="28"/>
          <w:rtl/>
        </w:rPr>
      </w:pPr>
    </w:p>
    <w:p w14:paraId="7F068DC5" w14:textId="77777777" w:rsidR="00265307" w:rsidRDefault="00767844" w:rsidP="00BB4A8F">
      <w:pPr>
        <w:bidi/>
        <w:rPr>
          <w:rFonts w:ascii="Times New Roman" w:hAnsi="Times New Roman" w:cs="B Nazanin"/>
          <w:b/>
          <w:color w:val="7030A0"/>
          <w:sz w:val="28"/>
          <w:szCs w:val="28"/>
        </w:rPr>
      </w:pPr>
      <w:r>
        <w:rPr>
          <w:rFonts w:ascii="Times New Roman" w:hAnsi="Times New Roman" w:cs="B Nazanin"/>
          <w:b/>
          <w:color w:val="7030A0"/>
          <w:sz w:val="28"/>
          <w:szCs w:val="28"/>
          <w:rtl/>
        </w:rPr>
        <w:t xml:space="preserve">-  </w:t>
      </w:r>
      <w:r w:rsidR="009B18FE">
        <w:rPr>
          <w:rFonts w:ascii="Times New Roman" w:hAnsi="Times New Roman" w:cs="B Nazanin"/>
          <w:b/>
          <w:color w:val="7030A0"/>
          <w:sz w:val="28"/>
          <w:szCs w:val="28"/>
          <w:rtl/>
        </w:rPr>
        <w:t>فعالیتهای تحقیقاتی مقدماتی که در ارتباط با اجرای این طرح به انجام رسانیده</w:t>
      </w:r>
      <w:r w:rsidR="001E61B4">
        <w:rPr>
          <w:rFonts w:ascii="Times New Roman" w:hAnsi="Times New Roman" w:cs="B Nazanin"/>
          <w:b/>
          <w:color w:val="7030A0"/>
          <w:sz w:val="28"/>
          <w:szCs w:val="28"/>
          <w:rtl/>
        </w:rPr>
        <w:t xml:space="preserve"> و یا در حال انجام آن هستید</w:t>
      </w:r>
      <w:r w:rsidR="00774003">
        <w:rPr>
          <w:rFonts w:ascii="Times New Roman" w:hAnsi="Times New Roman" w:cs="B Nazanin"/>
          <w:b/>
          <w:color w:val="7030A0"/>
          <w:sz w:val="28"/>
          <w:szCs w:val="28"/>
          <w:rtl/>
        </w:rPr>
        <w:t>(نام و سال انجام طرح یا مقاله مستخرج)</w:t>
      </w:r>
      <w:r w:rsidR="009B18FE">
        <w:rPr>
          <w:rFonts w:ascii="Times New Roman" w:hAnsi="Times New Roman" w:cs="B Nazanin"/>
          <w:b/>
          <w:color w:val="7030A0"/>
          <w:sz w:val="28"/>
          <w:szCs w:val="28"/>
          <w:rtl/>
        </w:rPr>
        <w:t>:</w:t>
      </w:r>
    </w:p>
    <w:p w14:paraId="578B74D4" w14:textId="24AD00C3" w:rsidR="009A6A75" w:rsidRPr="009A6A75" w:rsidRDefault="009A6A75" w:rsidP="009A6A75">
      <w:pPr>
        <w:bidi/>
        <w:rPr>
          <w:rFonts w:ascii="Times New Roman" w:hAnsi="Times New Roman" w:cs="B Nazanin"/>
          <w:b/>
          <w:color w:val="000000" w:themeColor="text1"/>
          <w:sz w:val="24"/>
          <w:szCs w:val="26"/>
          <w:highlight w:val="yellow"/>
          <w:rtl/>
          <w:lang w:bidi="fa-IR"/>
          <w:rPrChange w:id="8" w:author="مسعود رضائی" w:date="2024-07-31T08:19:00Z">
            <w:rPr>
              <w:rFonts w:ascii="Times New Roman" w:hAnsi="Times New Roman" w:cs="B Nazanin"/>
              <w:b/>
              <w:color w:val="000000" w:themeColor="text1"/>
              <w:sz w:val="24"/>
              <w:szCs w:val="26"/>
              <w:rtl/>
              <w:lang w:bidi="fa-IR"/>
            </w:rPr>
          </w:rPrChange>
        </w:rPr>
      </w:pPr>
      <w:r w:rsidRPr="009A6A75">
        <w:rPr>
          <w:rFonts w:ascii="Times New Roman" w:hAnsi="Times New Roman" w:cs="B Nazanin" w:hint="cs"/>
          <w:b/>
          <w:color w:val="000000" w:themeColor="text1"/>
          <w:sz w:val="24"/>
          <w:szCs w:val="26"/>
          <w:highlight w:val="yellow"/>
          <w:rtl/>
          <w:lang w:bidi="fa-IR"/>
          <w:rPrChange w:id="9" w:author="مسعود رضائی" w:date="2024-07-31T08:19:00Z">
            <w:rPr>
              <w:rFonts w:ascii="Times New Roman" w:hAnsi="Times New Roman" w:cs="B Nazanin" w:hint="cs"/>
              <w:b/>
              <w:color w:val="000000" w:themeColor="text1"/>
              <w:sz w:val="24"/>
              <w:szCs w:val="26"/>
              <w:rtl/>
              <w:lang w:bidi="fa-IR"/>
            </w:rPr>
          </w:rPrChange>
        </w:rPr>
        <w:t>- طراحی و ارزشیابی نرم افزار هوشمند بازتوانی قلبی در بیماران تحت درمان جراحی بای پس عروق کرونر در سال 1402-1403</w:t>
      </w:r>
    </w:p>
    <w:p w14:paraId="1C02FA1B" w14:textId="3941994D" w:rsidR="009A6A75" w:rsidRPr="009A6A75" w:rsidDel="009A6A75" w:rsidRDefault="009A6A75" w:rsidP="009A6A75">
      <w:pPr>
        <w:bidi/>
        <w:rPr>
          <w:del w:id="10" w:author="مسعود رضائی" w:date="2024-07-31T08:19:00Z"/>
          <w:rFonts w:ascii="Times New Roman" w:hAnsi="Times New Roman" w:cs="B Nazanin" w:hint="cs"/>
          <w:b/>
          <w:color w:val="000000" w:themeColor="text1"/>
          <w:sz w:val="24"/>
          <w:szCs w:val="26"/>
          <w:rtl/>
          <w:lang w:bidi="fa-IR"/>
        </w:rPr>
      </w:pPr>
      <w:r w:rsidRPr="009A6A75">
        <w:rPr>
          <w:rFonts w:ascii="Times New Roman" w:hAnsi="Times New Roman" w:cs="B Nazanin" w:hint="cs"/>
          <w:b/>
          <w:color w:val="000000" w:themeColor="text1"/>
          <w:sz w:val="24"/>
          <w:szCs w:val="26"/>
          <w:highlight w:val="yellow"/>
          <w:rtl/>
          <w:lang w:bidi="fa-IR"/>
          <w:rPrChange w:id="11" w:author="مسعود رضائی" w:date="2024-07-31T08:19:00Z">
            <w:rPr>
              <w:rFonts w:ascii="Times New Roman" w:hAnsi="Times New Roman" w:cs="B Nazanin" w:hint="cs"/>
              <w:b/>
              <w:color w:val="000000" w:themeColor="text1"/>
              <w:sz w:val="24"/>
              <w:szCs w:val="26"/>
              <w:rtl/>
              <w:lang w:bidi="fa-IR"/>
            </w:rPr>
          </w:rPrChange>
        </w:rPr>
        <w:t>- طراحی و ارزشیابی وسیله جایگزین مهار فیزیکی بیماران تحت تهویه مکانیکی در بیمارستان شهید رجایی در سال 1403</w:t>
      </w:r>
    </w:p>
    <w:p w14:paraId="0C061B02" w14:textId="77777777" w:rsidR="006667A7" w:rsidDel="009A6A75" w:rsidRDefault="006667A7" w:rsidP="009A6A75">
      <w:pPr>
        <w:bidi/>
        <w:rPr>
          <w:del w:id="12" w:author="مسعود رضائی" w:date="2024-07-31T08:19:00Z"/>
          <w:rFonts w:ascii="Times New Roman" w:hAnsi="Times New Roman" w:cs="B Nazanin"/>
          <w:b/>
          <w:color w:val="7030A0"/>
          <w:sz w:val="28"/>
          <w:szCs w:val="28"/>
          <w:rtl/>
        </w:rPr>
      </w:pPr>
    </w:p>
    <w:p w14:paraId="314BFEC1" w14:textId="77777777" w:rsidR="00BB4A8F" w:rsidDel="009A6A75" w:rsidRDefault="00BB4A8F" w:rsidP="00BB4A8F">
      <w:pPr>
        <w:bidi/>
        <w:rPr>
          <w:del w:id="13" w:author="مسعود رضائی" w:date="2024-07-31T08:19:00Z"/>
          <w:rFonts w:ascii="Times New Roman" w:hAnsi="Times New Roman" w:cs="B Nazanin"/>
          <w:b/>
          <w:color w:val="7030A0"/>
          <w:sz w:val="28"/>
          <w:szCs w:val="28"/>
          <w:rtl/>
        </w:rPr>
      </w:pPr>
    </w:p>
    <w:p w14:paraId="7D7BE4EE" w14:textId="77777777" w:rsidR="00BB4A8F" w:rsidDel="009A6A75" w:rsidRDefault="00BB4A8F" w:rsidP="00BB4A8F">
      <w:pPr>
        <w:bidi/>
        <w:rPr>
          <w:del w:id="14" w:author="مسعود رضائی" w:date="2024-07-31T08:19:00Z"/>
          <w:rFonts w:ascii="Times New Roman" w:hAnsi="Times New Roman" w:cs="B Nazanin"/>
          <w:b/>
          <w:color w:val="7030A0"/>
          <w:sz w:val="28"/>
          <w:szCs w:val="28"/>
          <w:rtl/>
        </w:rPr>
      </w:pPr>
    </w:p>
    <w:p w14:paraId="582E9008" w14:textId="77777777" w:rsidR="00E20C0F" w:rsidRDefault="00E20C0F" w:rsidP="00E20C0F">
      <w:pPr>
        <w:bidi/>
        <w:rPr>
          <w:ins w:id="15" w:author="مسعود رضائی" w:date="2024-07-31T08:19:00Z"/>
          <w:rFonts w:ascii="Times New Roman" w:hAnsi="Times New Roman" w:cs="B Nazanin"/>
          <w:b/>
          <w:color w:val="7030A0"/>
          <w:sz w:val="28"/>
          <w:szCs w:val="28"/>
          <w:rtl/>
        </w:rPr>
      </w:pPr>
    </w:p>
    <w:p w14:paraId="52933EA1" w14:textId="77777777" w:rsidR="009A6A75" w:rsidRDefault="009A6A75" w:rsidP="009A6A75">
      <w:pPr>
        <w:bidi/>
        <w:rPr>
          <w:rFonts w:ascii="Times New Roman" w:hAnsi="Times New Roman" w:cs="B Nazanin"/>
          <w:b/>
          <w:color w:val="7030A0"/>
          <w:sz w:val="28"/>
          <w:szCs w:val="28"/>
          <w:rtl/>
        </w:rPr>
      </w:pPr>
    </w:p>
    <w:p w14:paraId="743FF2CB" w14:textId="78386D41" w:rsidR="00774003" w:rsidRDefault="00265307" w:rsidP="00BB4A8F">
      <w:pPr>
        <w:bidi/>
        <w:rPr>
          <w:rFonts w:ascii="Times New Roman" w:hAnsi="Times New Roman" w:cs="B Nazanin"/>
          <w:b/>
          <w:color w:val="7030A0"/>
          <w:sz w:val="28"/>
          <w:szCs w:val="28"/>
          <w:rtl/>
          <w:lang w:bidi="fa-IR"/>
        </w:rPr>
      </w:pPr>
      <w:r>
        <w:rPr>
          <w:rFonts w:ascii="Times New Roman" w:hAnsi="Times New Roman" w:cs="B Nazanin"/>
          <w:b/>
          <w:color w:val="7030A0"/>
          <w:sz w:val="28"/>
          <w:szCs w:val="28"/>
          <w:rtl/>
        </w:rPr>
        <w:lastRenderedPageBreak/>
        <w:t>-</w:t>
      </w:r>
      <w:r w:rsidR="009B18FE">
        <w:rPr>
          <w:rFonts w:ascii="Times New Roman" w:hAnsi="Times New Roman" w:cs="B Nazanin"/>
          <w:b/>
          <w:color w:val="7030A0"/>
          <w:sz w:val="28"/>
          <w:szCs w:val="28"/>
          <w:rtl/>
          <w:lang w:bidi="fa-IR"/>
        </w:rPr>
        <w:t xml:space="preserve">برای </w:t>
      </w:r>
      <w:r>
        <w:rPr>
          <w:rFonts w:ascii="Times New Roman" w:hAnsi="Times New Roman" w:cs="B Nazanin"/>
          <w:b/>
          <w:color w:val="7030A0"/>
          <w:sz w:val="28"/>
          <w:szCs w:val="28"/>
          <w:rtl/>
          <w:lang w:bidi="fa-IR"/>
        </w:rPr>
        <w:t>پیشبرد</w:t>
      </w:r>
      <w:r w:rsidR="009B18FE">
        <w:rPr>
          <w:rFonts w:ascii="Times New Roman" w:hAnsi="Times New Roman" w:cs="B Nazanin"/>
          <w:b/>
          <w:color w:val="7030A0"/>
          <w:sz w:val="28"/>
          <w:szCs w:val="28"/>
          <w:rtl/>
          <w:lang w:bidi="fa-IR"/>
        </w:rPr>
        <w:t xml:space="preserve"> این </w:t>
      </w:r>
      <w:r>
        <w:rPr>
          <w:rFonts w:ascii="Times New Roman" w:hAnsi="Times New Roman" w:cs="B Nazanin"/>
          <w:b/>
          <w:color w:val="7030A0"/>
          <w:sz w:val="28"/>
          <w:szCs w:val="28"/>
          <w:rtl/>
          <w:lang w:bidi="fa-IR"/>
        </w:rPr>
        <w:t xml:space="preserve">پروژه </w:t>
      </w:r>
      <w:r w:rsidR="009B18FE">
        <w:rPr>
          <w:rFonts w:ascii="Times New Roman" w:hAnsi="Times New Roman" w:cs="B Nazanin"/>
          <w:b/>
          <w:color w:val="7030A0"/>
          <w:sz w:val="28"/>
          <w:szCs w:val="28"/>
          <w:rtl/>
          <w:lang w:bidi="fa-IR"/>
        </w:rPr>
        <w:t>به چه تخصص ها یا مهارت هایی نیاز می باشد</w:t>
      </w:r>
      <w:r>
        <w:rPr>
          <w:rFonts w:ascii="Times New Roman" w:hAnsi="Times New Roman" w:cs="B Nazanin"/>
          <w:b/>
          <w:color w:val="7030A0"/>
          <w:sz w:val="28"/>
          <w:szCs w:val="28"/>
          <w:rtl/>
          <w:lang w:bidi="fa-IR"/>
        </w:rPr>
        <w:t>؟</w:t>
      </w:r>
    </w:p>
    <w:p w14:paraId="32715F9B" w14:textId="21CB7D20" w:rsidR="0082367C" w:rsidRPr="009A6A75" w:rsidRDefault="0082367C" w:rsidP="009A6A75">
      <w:pPr>
        <w:pStyle w:val="ListParagraph"/>
        <w:numPr>
          <w:ilvl w:val="0"/>
          <w:numId w:val="39"/>
        </w:numPr>
        <w:bidi/>
        <w:rPr>
          <w:rFonts w:ascii="Times New Roman" w:hAnsi="Times New Roman" w:cs="B Nazanin"/>
          <w:b/>
          <w:sz w:val="28"/>
          <w:szCs w:val="28"/>
          <w:rtl/>
          <w:lang w:bidi="fa-IR"/>
          <w:rPrChange w:id="16" w:author="مسعود رضائی" w:date="2024-07-31T08:19:00Z">
            <w:rPr>
              <w:rtl/>
              <w:lang w:bidi="fa-IR"/>
            </w:rPr>
          </w:rPrChange>
        </w:rPr>
        <w:pPrChange w:id="17" w:author="مسعود رضائی" w:date="2024-07-31T08:19:00Z">
          <w:pPr>
            <w:bidi/>
          </w:pPr>
        </w:pPrChange>
      </w:pPr>
      <w:r w:rsidRPr="009A6A75">
        <w:rPr>
          <w:rFonts w:ascii="Times New Roman" w:hAnsi="Times New Roman" w:cs="B Nazanin"/>
          <w:b/>
          <w:sz w:val="28"/>
          <w:szCs w:val="28"/>
          <w:rtl/>
          <w:lang w:bidi="fa-IR"/>
          <w:rPrChange w:id="18" w:author="مسعود رضائی" w:date="2024-07-31T08:19:00Z">
            <w:rPr>
              <w:rtl/>
              <w:lang w:bidi="fa-IR"/>
            </w:rPr>
          </w:rPrChange>
        </w:rPr>
        <w:t xml:space="preserve">فردی با توانایی برنامه نویسی </w:t>
      </w:r>
      <w:r w:rsidR="00DE116D" w:rsidRPr="009A6A75">
        <w:rPr>
          <w:rFonts w:ascii="Times New Roman" w:hAnsi="Times New Roman" w:cs="B Nazanin"/>
          <w:b/>
          <w:sz w:val="28"/>
          <w:szCs w:val="28"/>
          <w:rtl/>
          <w:lang w:bidi="fa-IR"/>
          <w:rPrChange w:id="19" w:author="مسعود رضائی" w:date="2024-07-31T08:19:00Z">
            <w:rPr>
              <w:rtl/>
              <w:lang w:bidi="fa-IR"/>
            </w:rPr>
          </w:rPrChange>
        </w:rPr>
        <w:t>نرم افزار</w:t>
      </w:r>
    </w:p>
    <w:p w14:paraId="757F94D0" w14:textId="59482042" w:rsidR="0082367C" w:rsidRPr="009A6A75" w:rsidRDefault="0082367C" w:rsidP="009A6A75">
      <w:pPr>
        <w:pStyle w:val="ListParagraph"/>
        <w:numPr>
          <w:ilvl w:val="0"/>
          <w:numId w:val="39"/>
        </w:numPr>
        <w:bidi/>
        <w:rPr>
          <w:rFonts w:ascii="Times New Roman" w:hAnsi="Times New Roman" w:cs="B Nazanin"/>
          <w:b/>
          <w:sz w:val="28"/>
          <w:szCs w:val="28"/>
          <w:rtl/>
          <w:lang w:bidi="fa-IR"/>
          <w:rPrChange w:id="20" w:author="مسعود رضائی" w:date="2024-07-31T08:19:00Z">
            <w:rPr>
              <w:rtl/>
              <w:lang w:bidi="fa-IR"/>
            </w:rPr>
          </w:rPrChange>
        </w:rPr>
        <w:pPrChange w:id="21" w:author="مسعود رضائی" w:date="2024-07-31T08:19:00Z">
          <w:pPr>
            <w:bidi/>
          </w:pPr>
        </w:pPrChange>
      </w:pPr>
      <w:r w:rsidRPr="009A6A75">
        <w:rPr>
          <w:rFonts w:ascii="Times New Roman" w:hAnsi="Times New Roman" w:cs="B Nazanin"/>
          <w:b/>
          <w:sz w:val="28"/>
          <w:szCs w:val="28"/>
          <w:rtl/>
          <w:lang w:bidi="fa-IR"/>
          <w:rPrChange w:id="22" w:author="مسعود رضائی" w:date="2024-07-31T08:19:00Z">
            <w:rPr>
              <w:rtl/>
              <w:lang w:bidi="fa-IR"/>
            </w:rPr>
          </w:rPrChange>
        </w:rPr>
        <w:t xml:space="preserve">عضو هیئت علمی جهت تایید </w:t>
      </w:r>
      <w:r w:rsidR="00735584" w:rsidRPr="009A6A75">
        <w:rPr>
          <w:rFonts w:ascii="Times New Roman" w:hAnsi="Times New Roman" w:cs="B Nazanin"/>
          <w:b/>
          <w:sz w:val="28"/>
          <w:szCs w:val="28"/>
          <w:rtl/>
          <w:lang w:bidi="fa-IR"/>
          <w:rPrChange w:id="23" w:author="مسعود رضائی" w:date="2024-07-31T08:19:00Z">
            <w:rPr>
              <w:rtl/>
              <w:lang w:bidi="fa-IR"/>
            </w:rPr>
          </w:rPrChange>
        </w:rPr>
        <w:t>محتوای</w:t>
      </w:r>
      <w:r w:rsidRPr="009A6A75">
        <w:rPr>
          <w:rFonts w:ascii="Times New Roman" w:hAnsi="Times New Roman" w:cs="B Nazanin"/>
          <w:b/>
          <w:sz w:val="28"/>
          <w:szCs w:val="28"/>
          <w:rtl/>
          <w:lang w:bidi="fa-IR"/>
          <w:rPrChange w:id="24" w:author="مسعود رضائی" w:date="2024-07-31T08:19:00Z">
            <w:rPr>
              <w:rtl/>
              <w:lang w:bidi="fa-IR"/>
            </w:rPr>
          </w:rPrChange>
        </w:rPr>
        <w:t xml:space="preserve"> آموزشی</w:t>
      </w:r>
    </w:p>
    <w:p w14:paraId="68E1C6F7" w14:textId="4D31625D" w:rsidR="00DE116D" w:rsidRPr="009A6A75" w:rsidRDefault="00DE116D" w:rsidP="009A6A75">
      <w:pPr>
        <w:pStyle w:val="ListParagraph"/>
        <w:numPr>
          <w:ilvl w:val="0"/>
          <w:numId w:val="39"/>
        </w:numPr>
        <w:bidi/>
        <w:rPr>
          <w:rFonts w:ascii="Times New Roman" w:hAnsi="Times New Roman" w:cs="B Nazanin"/>
          <w:b/>
          <w:sz w:val="28"/>
          <w:szCs w:val="28"/>
          <w:rtl/>
          <w:lang w:bidi="fa-IR"/>
          <w:rPrChange w:id="25" w:author="مسعود رضائی" w:date="2024-07-31T08:19:00Z">
            <w:rPr>
              <w:rtl/>
              <w:lang w:bidi="fa-IR"/>
            </w:rPr>
          </w:rPrChange>
        </w:rPr>
        <w:pPrChange w:id="26" w:author="مسعود رضائی" w:date="2024-07-31T08:19:00Z">
          <w:pPr>
            <w:bidi/>
          </w:pPr>
        </w:pPrChange>
      </w:pPr>
      <w:r w:rsidRPr="009A6A75">
        <w:rPr>
          <w:rFonts w:ascii="Times New Roman" w:hAnsi="Times New Roman" w:cs="B Nazanin"/>
          <w:b/>
          <w:sz w:val="28"/>
          <w:szCs w:val="28"/>
          <w:rtl/>
          <w:lang w:bidi="fa-IR"/>
          <w:rPrChange w:id="27" w:author="مسعود رضائی" w:date="2024-07-31T08:19:00Z">
            <w:rPr>
              <w:rtl/>
              <w:lang w:bidi="fa-IR"/>
            </w:rPr>
          </w:rPrChange>
        </w:rPr>
        <w:t xml:space="preserve">تیم پشتیبانی </w:t>
      </w:r>
      <w:r w:rsidR="00735584" w:rsidRPr="009A6A75">
        <w:rPr>
          <w:rFonts w:ascii="Times New Roman" w:hAnsi="Times New Roman" w:cs="B Nazanin"/>
          <w:b/>
          <w:sz w:val="28"/>
          <w:szCs w:val="28"/>
          <w:rtl/>
          <w:lang w:bidi="fa-IR"/>
          <w:rPrChange w:id="28" w:author="مسعود رضائی" w:date="2024-07-31T08:19:00Z">
            <w:rPr>
              <w:rtl/>
              <w:lang w:bidi="fa-IR"/>
            </w:rPr>
          </w:rPrChange>
        </w:rPr>
        <w:t>نرم افزار</w:t>
      </w:r>
    </w:p>
    <w:p w14:paraId="636F6FA2" w14:textId="2B8C2C76" w:rsidR="00EC0BFD" w:rsidRPr="009A6A75" w:rsidRDefault="00735584" w:rsidP="009A6A75">
      <w:pPr>
        <w:pStyle w:val="ListParagraph"/>
        <w:numPr>
          <w:ilvl w:val="0"/>
          <w:numId w:val="39"/>
        </w:numPr>
        <w:bidi/>
        <w:rPr>
          <w:rFonts w:ascii="Times New Roman" w:hAnsi="Times New Roman" w:cs="B Nazanin"/>
          <w:b/>
          <w:sz w:val="28"/>
          <w:szCs w:val="28"/>
          <w:rtl/>
          <w:lang w:bidi="fa-IR"/>
          <w:rPrChange w:id="29" w:author="مسعود رضائی" w:date="2024-07-31T08:19:00Z">
            <w:rPr>
              <w:rtl/>
              <w:lang w:bidi="fa-IR"/>
            </w:rPr>
          </w:rPrChange>
        </w:rPr>
        <w:pPrChange w:id="30" w:author="مسعود رضائی" w:date="2024-07-31T08:19:00Z">
          <w:pPr>
            <w:bidi/>
          </w:pPr>
        </w:pPrChange>
      </w:pPr>
      <w:r w:rsidRPr="009A6A75">
        <w:rPr>
          <w:rFonts w:ascii="Times New Roman" w:hAnsi="Times New Roman" w:cs="B Nazanin"/>
          <w:b/>
          <w:sz w:val="28"/>
          <w:szCs w:val="28"/>
          <w:rtl/>
          <w:lang w:bidi="fa-IR"/>
          <w:rPrChange w:id="31" w:author="مسعود رضائی" w:date="2024-07-31T08:19:00Z">
            <w:rPr>
              <w:rtl/>
              <w:lang w:bidi="fa-IR"/>
            </w:rPr>
          </w:rPrChange>
        </w:rPr>
        <w:t>تیم تولید محتوا</w:t>
      </w:r>
      <w:ins w:id="32" w:author="مسعود رضائی" w:date="2024-07-31T08:19:00Z">
        <w:r w:rsidR="009A6A75">
          <w:rPr>
            <w:rFonts w:ascii="Times New Roman" w:hAnsi="Times New Roman" w:cs="B Nazanin" w:hint="cs"/>
            <w:b/>
            <w:sz w:val="28"/>
            <w:szCs w:val="28"/>
            <w:rtl/>
            <w:lang w:bidi="fa-IR"/>
          </w:rPr>
          <w:t xml:space="preserve"> و بررسی و</w:t>
        </w:r>
      </w:ins>
      <w:ins w:id="33" w:author="مسعود رضائی" w:date="2024-07-31T08:20:00Z">
        <w:r w:rsidR="009A6A75">
          <w:rPr>
            <w:rFonts w:ascii="Times New Roman" w:hAnsi="Times New Roman" w:cs="B Nazanin" w:hint="cs"/>
            <w:b/>
            <w:sz w:val="28"/>
            <w:szCs w:val="28"/>
            <w:rtl/>
            <w:lang w:bidi="fa-IR"/>
          </w:rPr>
          <w:t xml:space="preserve"> </w:t>
        </w:r>
      </w:ins>
      <w:ins w:id="34" w:author="مسعود رضائی" w:date="2024-07-31T08:19:00Z">
        <w:r w:rsidR="009A6A75">
          <w:rPr>
            <w:rFonts w:ascii="Times New Roman" w:hAnsi="Times New Roman" w:cs="B Nazanin" w:hint="cs"/>
            <w:b/>
            <w:sz w:val="28"/>
            <w:szCs w:val="28"/>
            <w:rtl/>
            <w:lang w:bidi="fa-IR"/>
          </w:rPr>
          <w:t>نقد نرم افزارهای موجود مشابه با نرم افزار مورد نظر</w:t>
        </w:r>
      </w:ins>
    </w:p>
    <w:p w14:paraId="4EA451C3" w14:textId="77777777" w:rsidR="00BB4A8F" w:rsidRDefault="00BB4A8F" w:rsidP="00BB4A8F">
      <w:pPr>
        <w:bidi/>
        <w:rPr>
          <w:rFonts w:ascii="Times New Roman" w:hAnsi="Times New Roman" w:cs="B Nazanin"/>
          <w:b/>
          <w:color w:val="7030A0"/>
          <w:sz w:val="28"/>
          <w:szCs w:val="28"/>
          <w:rtl/>
        </w:rPr>
      </w:pPr>
    </w:p>
    <w:p w14:paraId="451A8034" w14:textId="77777777" w:rsidR="00EC0BFD" w:rsidRDefault="009B18FE" w:rsidP="00BB4A8F">
      <w:pPr>
        <w:bidi/>
        <w:jc w:val="center"/>
        <w:rPr>
          <w:rFonts w:ascii="Times New Roman" w:hAnsi="Times New Roman" w:cs="B Nazanin"/>
          <w:b/>
          <w:color w:val="7030A0"/>
          <w:sz w:val="28"/>
          <w:szCs w:val="28"/>
          <w:rtl/>
        </w:rPr>
      </w:pPr>
      <w:r w:rsidRPr="0034667E">
        <w:rPr>
          <w:rFonts w:ascii="Times New Roman" w:hAnsi="Times New Roman" w:cs="B Nazanin"/>
          <w:b/>
          <w:color w:val="7030A0"/>
          <w:sz w:val="28"/>
          <w:szCs w:val="28"/>
          <w:highlight w:val="yellow"/>
          <w:rtl/>
        </w:rPr>
        <w:t>مشخصات مجری پروژه</w:t>
      </w:r>
    </w:p>
    <w:tbl>
      <w:tblPr>
        <w:bidiVisual/>
        <w:tblW w:w="9214" w:type="dxa"/>
        <w:tblInd w:w="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6"/>
        <w:gridCol w:w="6578"/>
      </w:tblGrid>
      <w:tr w:rsidR="00BB4A8F" w14:paraId="27BF17EC" w14:textId="77777777" w:rsidTr="00EC0BFD">
        <w:tc>
          <w:tcPr>
            <w:tcW w:w="2977" w:type="dxa"/>
            <w:tcBorders>
              <w:top w:val="single" w:sz="4" w:space="0" w:color="auto"/>
            </w:tcBorders>
            <w:shd w:val="clear" w:color="auto" w:fill="FFFFFF"/>
            <w:vAlign w:val="center"/>
          </w:tcPr>
          <w:p w14:paraId="24B52961" w14:textId="77777777" w:rsidR="00EC0BFD" w:rsidRDefault="009B18FE" w:rsidP="00BB4A8F">
            <w:pPr>
              <w:bidi/>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نام ونام خانوادگي مجري</w:t>
            </w:r>
          </w:p>
        </w:tc>
        <w:tc>
          <w:tcPr>
            <w:tcW w:w="6237" w:type="dxa"/>
            <w:tcBorders>
              <w:top w:val="single" w:sz="4" w:space="0" w:color="auto"/>
            </w:tcBorders>
          </w:tcPr>
          <w:p w14:paraId="55012396" w14:textId="0D5A5EE0" w:rsidR="00EC0BFD" w:rsidRDefault="00B735AE" w:rsidP="00BB4A8F">
            <w:pPr>
              <w:bidi/>
              <w:rPr>
                <w:rFonts w:ascii="Times New Roman" w:hAnsi="Times New Roman" w:cs="B Nazanin"/>
                <w:b/>
                <w:sz w:val="28"/>
                <w:szCs w:val="28"/>
                <w:rtl/>
              </w:rPr>
            </w:pPr>
            <w:del w:id="35" w:author="مسعود رضائی" w:date="2024-07-31T08:20:00Z">
              <w:r w:rsidDel="009A6A75">
                <w:rPr>
                  <w:rFonts w:ascii="Times New Roman" w:hAnsi="Times New Roman" w:cs="B Nazanin"/>
                  <w:b/>
                  <w:sz w:val="28"/>
                  <w:szCs w:val="28"/>
                  <w:rtl/>
                </w:rPr>
                <w:delText>آلیس خاچیان</w:delText>
              </w:r>
            </w:del>
            <w:ins w:id="36" w:author="مسعود رضائی" w:date="2024-07-31T08:20:00Z">
              <w:r w:rsidR="009A6A75">
                <w:rPr>
                  <w:rFonts w:ascii="Times New Roman" w:hAnsi="Times New Roman" w:cs="B Nazanin" w:hint="cs"/>
                  <w:b/>
                  <w:sz w:val="28"/>
                  <w:szCs w:val="28"/>
                  <w:rtl/>
                </w:rPr>
                <w:t>مسعود رضایی</w:t>
              </w:r>
            </w:ins>
          </w:p>
        </w:tc>
      </w:tr>
      <w:tr w:rsidR="00BB4A8F" w14:paraId="5AE67E53" w14:textId="77777777" w:rsidTr="00EC0BFD">
        <w:tc>
          <w:tcPr>
            <w:tcW w:w="2977" w:type="dxa"/>
            <w:shd w:val="clear" w:color="auto" w:fill="FFFFFF"/>
            <w:vAlign w:val="center"/>
          </w:tcPr>
          <w:p w14:paraId="690577D2" w14:textId="77777777" w:rsidR="00EC0BFD" w:rsidRDefault="009B18FE" w:rsidP="00BB4A8F">
            <w:pPr>
              <w:bidi/>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مرتبه علمی</w:t>
            </w:r>
          </w:p>
        </w:tc>
        <w:tc>
          <w:tcPr>
            <w:tcW w:w="6237" w:type="dxa"/>
          </w:tcPr>
          <w:p w14:paraId="11D2B13F" w14:textId="4AE74E8A" w:rsidR="00EC0BFD" w:rsidRDefault="00B735AE" w:rsidP="00BB4A8F">
            <w:pPr>
              <w:bidi/>
              <w:rPr>
                <w:rFonts w:ascii="Times New Roman" w:hAnsi="Times New Roman" w:cs="B Nazanin"/>
                <w:b/>
                <w:sz w:val="28"/>
                <w:szCs w:val="28"/>
                <w:rtl/>
              </w:rPr>
            </w:pPr>
            <w:del w:id="37" w:author="مسعود رضائی" w:date="2024-07-31T08:21:00Z">
              <w:r w:rsidDel="009A6A75">
                <w:rPr>
                  <w:rFonts w:ascii="Times New Roman" w:hAnsi="Times New Roman" w:cs="B Nazanin"/>
                  <w:b/>
                  <w:sz w:val="28"/>
                  <w:szCs w:val="28"/>
                  <w:rtl/>
                </w:rPr>
                <w:delText>دانشیار</w:delText>
              </w:r>
            </w:del>
            <w:ins w:id="38" w:author="مسعود رضائی" w:date="2024-07-31T08:21:00Z">
              <w:r w:rsidR="009A6A75">
                <w:rPr>
                  <w:rFonts w:ascii="Times New Roman" w:hAnsi="Times New Roman" w:cs="B Nazanin" w:hint="cs"/>
                  <w:b/>
                  <w:sz w:val="28"/>
                  <w:szCs w:val="28"/>
                  <w:rtl/>
                </w:rPr>
                <w:t>استادیار</w:t>
              </w:r>
            </w:ins>
          </w:p>
        </w:tc>
      </w:tr>
      <w:tr w:rsidR="00BB4A8F" w14:paraId="2B774D7F" w14:textId="77777777" w:rsidTr="00EC0BFD">
        <w:tc>
          <w:tcPr>
            <w:tcW w:w="2977" w:type="dxa"/>
            <w:shd w:val="clear" w:color="auto" w:fill="FFFFFF"/>
            <w:vAlign w:val="center"/>
          </w:tcPr>
          <w:p w14:paraId="57891815" w14:textId="77777777" w:rsidR="00EC0BFD" w:rsidRDefault="009B18FE" w:rsidP="00BB4A8F">
            <w:pPr>
              <w:bidi/>
              <w:rPr>
                <w:rFonts w:ascii="Times New Roman" w:hAnsi="Times New Roman" w:cs="B Nazanin"/>
                <w:b/>
                <w:color w:val="7030A0"/>
                <w:sz w:val="28"/>
                <w:szCs w:val="28"/>
                <w:rtl/>
                <w:lang w:bidi="fa-IR"/>
              </w:rPr>
            </w:pPr>
            <w:r>
              <w:rPr>
                <w:rFonts w:ascii="Times New Roman" w:hAnsi="Times New Roman" w:cs="B Nazanin"/>
                <w:b/>
                <w:color w:val="7030A0"/>
                <w:sz w:val="28"/>
                <w:szCs w:val="28"/>
                <w:rtl/>
              </w:rPr>
              <w:t xml:space="preserve">درجه تحصيلي و رشته تحصيلي </w:t>
            </w:r>
          </w:p>
        </w:tc>
        <w:tc>
          <w:tcPr>
            <w:tcW w:w="6237" w:type="dxa"/>
          </w:tcPr>
          <w:p w14:paraId="416DC6FA" w14:textId="39185A27" w:rsidR="00EC0BFD" w:rsidRDefault="00B735AE" w:rsidP="00BB4A8F">
            <w:pPr>
              <w:bidi/>
              <w:rPr>
                <w:rFonts w:ascii="Times New Roman" w:hAnsi="Times New Roman" w:cs="B Nazanin"/>
                <w:b/>
                <w:sz w:val="28"/>
                <w:szCs w:val="28"/>
                <w:rtl/>
              </w:rPr>
            </w:pPr>
            <w:r>
              <w:rPr>
                <w:rFonts w:ascii="Times New Roman" w:hAnsi="Times New Roman" w:cs="B Nazanin"/>
                <w:b/>
                <w:sz w:val="28"/>
                <w:szCs w:val="28"/>
                <w:rtl/>
              </w:rPr>
              <w:t>دکترای پرستاری</w:t>
            </w:r>
          </w:p>
        </w:tc>
      </w:tr>
      <w:tr w:rsidR="00BB4A8F" w14:paraId="76C6850C" w14:textId="77777777" w:rsidTr="00EC0BFD">
        <w:tc>
          <w:tcPr>
            <w:tcW w:w="2977" w:type="dxa"/>
            <w:shd w:val="clear" w:color="auto" w:fill="FFFFFF"/>
            <w:vAlign w:val="center"/>
          </w:tcPr>
          <w:p w14:paraId="1AE4D176" w14:textId="77777777" w:rsidR="00EC0BFD" w:rsidRDefault="009B18FE" w:rsidP="00BB4A8F">
            <w:pPr>
              <w:bidi/>
              <w:jc w:val="lowKashida"/>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محل خدمت مجری در دانشگاه</w:t>
            </w:r>
            <w:r>
              <w:rPr>
                <w:rFonts w:ascii="Times New Roman" w:hAnsi="Times New Roman" w:cs="B Nazanin"/>
                <w:b/>
                <w:color w:val="7030A0"/>
                <w:sz w:val="28"/>
                <w:szCs w:val="28"/>
                <w:rtl/>
              </w:rPr>
              <w:t xml:space="preserve"> </w:t>
            </w:r>
          </w:p>
        </w:tc>
        <w:tc>
          <w:tcPr>
            <w:tcW w:w="6237" w:type="dxa"/>
          </w:tcPr>
          <w:p w14:paraId="57446AEA" w14:textId="12523090" w:rsidR="00EC0BFD" w:rsidRDefault="00B735AE" w:rsidP="00BB4A8F">
            <w:pPr>
              <w:bidi/>
              <w:rPr>
                <w:rFonts w:ascii="Times New Roman" w:hAnsi="Times New Roman" w:cs="B Nazanin"/>
                <w:b/>
                <w:sz w:val="28"/>
                <w:szCs w:val="28"/>
                <w:rtl/>
              </w:rPr>
            </w:pPr>
            <w:r>
              <w:rPr>
                <w:rFonts w:ascii="Times New Roman" w:hAnsi="Times New Roman" w:cs="B Nazanin"/>
                <w:b/>
                <w:sz w:val="28"/>
                <w:szCs w:val="28"/>
                <w:rtl/>
              </w:rPr>
              <w:t>دانشکده پرستاری-مامایی دانشگاه علوم پزشکی ایران</w:t>
            </w:r>
          </w:p>
        </w:tc>
      </w:tr>
      <w:tr w:rsidR="00BB4A8F" w14:paraId="393DF534" w14:textId="77777777" w:rsidTr="00EC0BFD">
        <w:tc>
          <w:tcPr>
            <w:tcW w:w="2977" w:type="dxa"/>
            <w:shd w:val="clear" w:color="auto" w:fill="FFFFFF"/>
            <w:vAlign w:val="center"/>
          </w:tcPr>
          <w:p w14:paraId="38EB08BB" w14:textId="77777777" w:rsidR="00EC0BFD" w:rsidRDefault="009B18FE" w:rsidP="00BB4A8F">
            <w:pPr>
              <w:bidi/>
              <w:rPr>
                <w:rFonts w:ascii="Times New Roman" w:hAnsi="Times New Roman" w:cs="B Nazanin"/>
                <w:b/>
                <w:color w:val="7030A0"/>
                <w:sz w:val="28"/>
                <w:szCs w:val="28"/>
                <w:rtl/>
                <w:lang w:bidi="fa-IR"/>
              </w:rPr>
            </w:pPr>
            <w:r>
              <w:rPr>
                <w:rFonts w:ascii="Times New Roman" w:hAnsi="Times New Roman" w:cs="B Nazanin"/>
                <w:b/>
                <w:color w:val="7030A0"/>
                <w:sz w:val="28"/>
                <w:szCs w:val="28"/>
                <w:rtl/>
              </w:rPr>
              <w:t>شغل و سمت فعلي</w:t>
            </w:r>
          </w:p>
        </w:tc>
        <w:tc>
          <w:tcPr>
            <w:tcW w:w="6237" w:type="dxa"/>
          </w:tcPr>
          <w:p w14:paraId="2BBAD303" w14:textId="52F8483F" w:rsidR="00EC0BFD" w:rsidRDefault="00B735AE" w:rsidP="009A6A75">
            <w:pPr>
              <w:bidi/>
              <w:rPr>
                <w:rFonts w:ascii="Times New Roman" w:hAnsi="Times New Roman" w:cs="B Nazanin"/>
                <w:b/>
                <w:sz w:val="28"/>
                <w:szCs w:val="28"/>
                <w:rtl/>
              </w:rPr>
            </w:pPr>
            <w:del w:id="39" w:author="مسعود رضائی" w:date="2024-07-31T08:21:00Z">
              <w:r w:rsidDel="009A6A75">
                <w:rPr>
                  <w:rFonts w:ascii="Times New Roman" w:hAnsi="Times New Roman" w:cs="B Nazanin"/>
                  <w:b/>
                  <w:sz w:val="28"/>
                  <w:szCs w:val="28"/>
                  <w:rtl/>
                </w:rPr>
                <w:delText xml:space="preserve">دانشیار </w:delText>
              </w:r>
            </w:del>
            <w:ins w:id="40" w:author="مسعود رضائی" w:date="2024-07-31T08:21:00Z">
              <w:r w:rsidR="009A6A75">
                <w:rPr>
                  <w:rFonts w:ascii="Times New Roman" w:hAnsi="Times New Roman" w:cs="B Nazanin" w:hint="cs"/>
                  <w:b/>
                  <w:sz w:val="28"/>
                  <w:szCs w:val="28"/>
                  <w:rtl/>
                </w:rPr>
                <w:t>استادیار</w:t>
              </w:r>
            </w:ins>
            <w:r>
              <w:rPr>
                <w:rFonts w:ascii="Times New Roman" w:hAnsi="Times New Roman" w:cs="B Nazanin"/>
                <w:b/>
                <w:sz w:val="28"/>
                <w:szCs w:val="28"/>
                <w:rtl/>
              </w:rPr>
              <w:t>عضو هیئت علمی</w:t>
            </w:r>
            <w:del w:id="41" w:author="مسعود رضائی" w:date="2024-07-31T08:21:00Z">
              <w:r w:rsidDel="009A6A75">
                <w:rPr>
                  <w:rFonts w:ascii="Times New Roman" w:hAnsi="Times New Roman" w:cs="B Nazanin"/>
                  <w:b/>
                  <w:sz w:val="28"/>
                  <w:szCs w:val="28"/>
                  <w:rtl/>
                </w:rPr>
                <w:delText>- مدیر گروه</w:delText>
              </w:r>
            </w:del>
            <w:ins w:id="42" w:author="مسعود رضائی" w:date="2024-07-31T08:21:00Z">
              <w:r w:rsidR="009A6A75">
                <w:rPr>
                  <w:rFonts w:ascii="Times New Roman" w:hAnsi="Times New Roman" w:cs="B Nazanin" w:hint="cs"/>
                  <w:b/>
                  <w:sz w:val="28"/>
                  <w:szCs w:val="28"/>
                  <w:rtl/>
                </w:rPr>
                <w:t xml:space="preserve"> گروه داخلی جراحی</w:t>
              </w:r>
            </w:ins>
          </w:p>
        </w:tc>
      </w:tr>
      <w:tr w:rsidR="00BB4A8F" w14:paraId="483042B2" w14:textId="77777777" w:rsidTr="00EC0BFD">
        <w:tc>
          <w:tcPr>
            <w:tcW w:w="2977" w:type="dxa"/>
            <w:shd w:val="clear" w:color="auto" w:fill="FFFFFF"/>
            <w:vAlign w:val="center"/>
          </w:tcPr>
          <w:p w14:paraId="18F4A0F0" w14:textId="77777777" w:rsidR="00EC0BFD" w:rsidRDefault="009B18FE" w:rsidP="00BB4A8F">
            <w:pPr>
              <w:bidi/>
              <w:rPr>
                <w:rFonts w:ascii="Times New Roman" w:hAnsi="Times New Roman" w:cs="B Nazanin"/>
                <w:b/>
                <w:color w:val="7030A0"/>
                <w:sz w:val="28"/>
                <w:szCs w:val="28"/>
                <w:rtl/>
              </w:rPr>
            </w:pPr>
            <w:r>
              <w:rPr>
                <w:rFonts w:ascii="Times New Roman" w:hAnsi="Times New Roman" w:cs="B Nazanin"/>
                <w:b/>
                <w:color w:val="7030A0"/>
                <w:sz w:val="28"/>
                <w:szCs w:val="28"/>
                <w:rtl/>
              </w:rPr>
              <w:t>سوابق اجرائی</w:t>
            </w:r>
          </w:p>
        </w:tc>
        <w:tc>
          <w:tcPr>
            <w:tcW w:w="6237" w:type="dxa"/>
          </w:tcPr>
          <w:p w14:paraId="7BCED0E1" w14:textId="77777777" w:rsidR="00EC0BFD" w:rsidRDefault="00EC0BFD" w:rsidP="00BB4A8F">
            <w:pPr>
              <w:bidi/>
              <w:rPr>
                <w:rFonts w:ascii="Times New Roman" w:hAnsi="Times New Roman" w:cs="B Nazanin"/>
                <w:b/>
                <w:color w:val="7030A0"/>
                <w:sz w:val="28"/>
                <w:szCs w:val="28"/>
                <w:rtl/>
              </w:rPr>
            </w:pPr>
          </w:p>
        </w:tc>
      </w:tr>
      <w:tr w:rsidR="00BB4A8F" w14:paraId="165E6702" w14:textId="77777777" w:rsidTr="00EC0BFD">
        <w:tc>
          <w:tcPr>
            <w:tcW w:w="2977" w:type="dxa"/>
            <w:shd w:val="clear" w:color="auto" w:fill="FFFFFF"/>
            <w:vAlign w:val="center"/>
          </w:tcPr>
          <w:p w14:paraId="7E7B8359" w14:textId="77777777" w:rsidR="00EC0BFD" w:rsidRDefault="009B18FE" w:rsidP="00BB4A8F">
            <w:pPr>
              <w:bidi/>
              <w:rPr>
                <w:rFonts w:ascii="Times New Roman" w:hAnsi="Times New Roman" w:cs="B Nazanin"/>
                <w:b/>
                <w:color w:val="7030A0"/>
                <w:sz w:val="28"/>
                <w:szCs w:val="28"/>
                <w:rtl/>
              </w:rPr>
            </w:pPr>
            <w:r>
              <w:rPr>
                <w:rFonts w:ascii="Times New Roman" w:hAnsi="Times New Roman" w:cs="B Nazanin"/>
                <w:b/>
                <w:color w:val="7030A0"/>
                <w:sz w:val="28"/>
                <w:szCs w:val="28"/>
                <w:rtl/>
              </w:rPr>
              <w:t>وضعیت استخدامی</w:t>
            </w:r>
          </w:p>
        </w:tc>
        <w:tc>
          <w:tcPr>
            <w:tcW w:w="6237" w:type="dxa"/>
          </w:tcPr>
          <w:p w14:paraId="636AE19E" w14:textId="7B1BA073" w:rsidR="00EC0BFD" w:rsidRDefault="00EC0BFD" w:rsidP="00BB4A8F">
            <w:pPr>
              <w:bidi/>
              <w:rPr>
                <w:rFonts w:ascii="Times New Roman" w:hAnsi="Times New Roman" w:cs="B Nazanin"/>
                <w:b/>
                <w:color w:val="7030A0"/>
                <w:sz w:val="28"/>
                <w:szCs w:val="28"/>
                <w:rtl/>
              </w:rPr>
            </w:pPr>
          </w:p>
        </w:tc>
      </w:tr>
      <w:tr w:rsidR="00BB4A8F" w14:paraId="7FEC96DF" w14:textId="77777777" w:rsidTr="00EC0BFD">
        <w:tc>
          <w:tcPr>
            <w:tcW w:w="2977" w:type="dxa"/>
            <w:shd w:val="clear" w:color="auto" w:fill="FFFFFF"/>
            <w:vAlign w:val="center"/>
          </w:tcPr>
          <w:p w14:paraId="3EA26DD3" w14:textId="77777777" w:rsidR="00EC0BFD" w:rsidRDefault="009B18FE" w:rsidP="00BB4A8F">
            <w:pPr>
              <w:bidi/>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 xml:space="preserve">پست الکترونيکي </w:t>
            </w:r>
          </w:p>
        </w:tc>
        <w:tc>
          <w:tcPr>
            <w:tcW w:w="6237" w:type="dxa"/>
          </w:tcPr>
          <w:p w14:paraId="785C1708" w14:textId="3997FF65" w:rsidR="00EC0BFD" w:rsidRDefault="00236504" w:rsidP="00BB4A8F">
            <w:pPr>
              <w:bidi/>
              <w:rPr>
                <w:rFonts w:ascii="Times New Roman" w:hAnsi="Times New Roman" w:cs="B Nazanin"/>
                <w:b/>
                <w:color w:val="7030A0"/>
                <w:sz w:val="28"/>
                <w:szCs w:val="28"/>
                <w:rtl/>
              </w:rPr>
            </w:pPr>
            <w:del w:id="43" w:author="مسعود رضائی" w:date="2024-07-31T08:23:00Z">
              <w:r w:rsidDel="005B1030">
                <w:rPr>
                  <w:rFonts w:ascii="Times New Roman" w:eastAsia="Times New Roman" w:hAnsi="Times New Roman" w:cs="B Nazanin"/>
                  <w:b/>
                  <w:sz w:val="28"/>
                  <w:szCs w:val="28"/>
                </w:rPr>
                <w:delText>Khachian.a@iums.ac.ir</w:delText>
              </w:r>
            </w:del>
            <w:ins w:id="44" w:author="مسعود رضائی" w:date="2024-07-31T08:23:00Z">
              <w:r w:rsidR="005B1030">
                <w:rPr>
                  <w:rFonts w:ascii="Times New Roman" w:eastAsia="Times New Roman" w:hAnsi="Times New Roman" w:cs="B Nazanin"/>
                  <w:b/>
                  <w:sz w:val="28"/>
                  <w:szCs w:val="28"/>
                </w:rPr>
                <w:t>masoud.rezaei68@yahoo.com</w:t>
              </w:r>
            </w:ins>
          </w:p>
        </w:tc>
      </w:tr>
      <w:tr w:rsidR="00BB4A8F" w14:paraId="17C969BE" w14:textId="77777777" w:rsidTr="00EC0BFD">
        <w:tc>
          <w:tcPr>
            <w:tcW w:w="2977" w:type="dxa"/>
            <w:shd w:val="clear" w:color="auto" w:fill="FFFFFF"/>
            <w:vAlign w:val="center"/>
          </w:tcPr>
          <w:p w14:paraId="3264EAB7" w14:textId="172D8C0D" w:rsidR="00EC0BFD" w:rsidRDefault="009B18FE" w:rsidP="00BB4A8F">
            <w:pPr>
              <w:bidi/>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تلفن همراه</w:t>
            </w:r>
          </w:p>
        </w:tc>
        <w:tc>
          <w:tcPr>
            <w:tcW w:w="6237" w:type="dxa"/>
          </w:tcPr>
          <w:p w14:paraId="648D3224" w14:textId="21EA95EC" w:rsidR="00EC0BFD" w:rsidRDefault="00236504" w:rsidP="005B1030">
            <w:pPr>
              <w:bidi/>
              <w:rPr>
                <w:rFonts w:ascii="Times New Roman" w:hAnsi="Times New Roman" w:cs="B Nazanin"/>
                <w:b/>
                <w:color w:val="7030A0"/>
                <w:sz w:val="28"/>
                <w:szCs w:val="28"/>
                <w:rtl/>
              </w:rPr>
            </w:pPr>
            <w:del w:id="45" w:author="مسعود رضائی" w:date="2024-07-31T08:24:00Z">
              <w:r w:rsidDel="005B1030">
                <w:rPr>
                  <w:rFonts w:ascii="Times New Roman" w:eastAsia="Times New Roman" w:hAnsi="Times New Roman" w:cs="B Nazanin"/>
                  <w:b/>
                  <w:sz w:val="28"/>
                  <w:szCs w:val="28"/>
                  <w:rtl/>
                </w:rPr>
                <w:delText>09123947004</w:delText>
              </w:r>
            </w:del>
            <w:ins w:id="46" w:author="مسعود رضائی" w:date="2024-07-31T08:24:00Z">
              <w:r w:rsidR="005B1030">
                <w:rPr>
                  <w:rFonts w:ascii="Times New Roman" w:eastAsia="Times New Roman" w:hAnsi="Times New Roman" w:cs="B Nazanin" w:hint="cs"/>
                  <w:b/>
                  <w:sz w:val="28"/>
                  <w:szCs w:val="28"/>
                  <w:rtl/>
                </w:rPr>
                <w:t>09224103679</w:t>
              </w:r>
            </w:ins>
          </w:p>
        </w:tc>
      </w:tr>
      <w:tr w:rsidR="00BB4A8F" w14:paraId="490C526C" w14:textId="77777777" w:rsidTr="00EC0BFD">
        <w:trPr>
          <w:trHeight w:val="435"/>
        </w:trPr>
        <w:tc>
          <w:tcPr>
            <w:tcW w:w="2977" w:type="dxa"/>
            <w:shd w:val="clear" w:color="auto" w:fill="FFFFFF"/>
            <w:vAlign w:val="center"/>
          </w:tcPr>
          <w:p w14:paraId="24EA6F9F" w14:textId="77777777" w:rsidR="00EC0BFD" w:rsidRDefault="009B18FE" w:rsidP="00BB4A8F">
            <w:pPr>
              <w:bidi/>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آدرس و تلفن محل کار</w:t>
            </w:r>
          </w:p>
        </w:tc>
        <w:tc>
          <w:tcPr>
            <w:tcW w:w="6237" w:type="dxa"/>
          </w:tcPr>
          <w:p w14:paraId="13077049" w14:textId="0C91173C" w:rsidR="00236504" w:rsidRDefault="00236504" w:rsidP="00BB4A8F">
            <w:pPr>
              <w:keepNext/>
              <w:bidi/>
              <w:spacing w:before="200" w:after="0"/>
              <w:outlineLvl w:val="0"/>
              <w:rPr>
                <w:rFonts w:ascii="Times New Roman" w:eastAsia="Times New Roman" w:hAnsi="Times New Roman" w:cs="B Nazanin"/>
                <w:b/>
                <w:kern w:val="32"/>
                <w:sz w:val="28"/>
                <w:szCs w:val="28"/>
                <w:rtl/>
              </w:rPr>
            </w:pPr>
            <w:r>
              <w:rPr>
                <w:rFonts w:ascii="Times New Roman" w:eastAsia="Times New Roman" w:hAnsi="Times New Roman" w:cs="B Nazanin"/>
                <w:b/>
                <w:sz w:val="28"/>
                <w:szCs w:val="28"/>
                <w:rtl/>
              </w:rPr>
              <w:t>تهران، خیابان ولیعصر(عج)، بالاتر از میدان ونک، خیابان رشید یاسمی، دانشکده پرستاری- مامایی دانشگاه علوم پزشکی ایران</w:t>
            </w:r>
          </w:p>
          <w:p w14:paraId="50C8F92F" w14:textId="78BB6FBB" w:rsidR="00236504" w:rsidRDefault="00236504" w:rsidP="005B1030">
            <w:pPr>
              <w:bidi/>
              <w:rPr>
                <w:rFonts w:ascii="Times New Roman" w:hAnsi="Times New Roman" w:cs="B Nazanin"/>
                <w:b/>
                <w:color w:val="7030A0"/>
                <w:sz w:val="28"/>
                <w:szCs w:val="28"/>
                <w:rtl/>
              </w:rPr>
            </w:pPr>
            <w:del w:id="47" w:author="مسعود رضائی" w:date="2024-07-31T08:24:00Z">
              <w:r w:rsidDel="005B1030">
                <w:rPr>
                  <w:rFonts w:ascii="Times New Roman" w:eastAsia="Times New Roman" w:hAnsi="Times New Roman" w:cs="B Nazanin"/>
                  <w:b/>
                  <w:sz w:val="28"/>
                  <w:szCs w:val="28"/>
                  <w:rtl/>
                </w:rPr>
                <w:delText>02143651615</w:delText>
              </w:r>
            </w:del>
            <w:ins w:id="48" w:author="مسعود رضائی" w:date="2024-07-31T08:24:00Z">
              <w:r w:rsidR="005B1030">
                <w:rPr>
                  <w:rFonts w:ascii="Times New Roman" w:eastAsia="Times New Roman" w:hAnsi="Times New Roman" w:cs="B Nazanin"/>
                  <w:b/>
                  <w:sz w:val="28"/>
                  <w:szCs w:val="28"/>
                  <w:rtl/>
                </w:rPr>
                <w:t>02143651</w:t>
              </w:r>
              <w:r w:rsidR="005B1030">
                <w:rPr>
                  <w:rFonts w:ascii="Times New Roman" w:eastAsia="Times New Roman" w:hAnsi="Times New Roman" w:cs="B Nazanin" w:hint="cs"/>
                  <w:b/>
                  <w:sz w:val="28"/>
                  <w:szCs w:val="28"/>
                  <w:rtl/>
                </w:rPr>
                <w:t>813</w:t>
              </w:r>
            </w:ins>
          </w:p>
        </w:tc>
      </w:tr>
    </w:tbl>
    <w:p w14:paraId="78C2C49C" w14:textId="77777777" w:rsidR="00EC0BFD" w:rsidRDefault="00EC0BFD" w:rsidP="00BB4A8F">
      <w:pPr>
        <w:bidi/>
        <w:jc w:val="lowKashida"/>
        <w:rPr>
          <w:rFonts w:ascii="Times New Roman" w:hAnsi="Times New Roman" w:cs="B Nazanin"/>
          <w:b/>
          <w:color w:val="7030A0"/>
          <w:sz w:val="28"/>
          <w:szCs w:val="28"/>
          <w:rtl/>
        </w:rPr>
      </w:pPr>
    </w:p>
    <w:p w14:paraId="114CC42D" w14:textId="77777777" w:rsidR="00E20C0F" w:rsidRDefault="00E20C0F" w:rsidP="00E20C0F">
      <w:pPr>
        <w:bidi/>
        <w:jc w:val="lowKashida"/>
        <w:rPr>
          <w:rFonts w:ascii="Times New Roman" w:hAnsi="Times New Roman" w:cs="B Nazanin"/>
          <w:b/>
          <w:color w:val="7030A0"/>
          <w:sz w:val="28"/>
          <w:szCs w:val="28"/>
          <w:rtl/>
        </w:rPr>
      </w:pPr>
    </w:p>
    <w:p w14:paraId="5164082D" w14:textId="77777777" w:rsidR="00E20C0F" w:rsidRDefault="00E20C0F" w:rsidP="00E20C0F">
      <w:pPr>
        <w:bidi/>
        <w:jc w:val="lowKashida"/>
        <w:rPr>
          <w:rFonts w:ascii="Times New Roman" w:hAnsi="Times New Roman" w:cs="B Nazanin"/>
          <w:b/>
          <w:color w:val="7030A0"/>
          <w:sz w:val="28"/>
          <w:szCs w:val="28"/>
          <w:rtl/>
        </w:rPr>
      </w:pPr>
    </w:p>
    <w:p w14:paraId="62FD8A88"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طرح هاي تحقيقاتي مجری که اكنون درحال اجرا می باشد</w:t>
      </w:r>
    </w:p>
    <w:tbl>
      <w:tblPr>
        <w:bidiVisual/>
        <w:tblW w:w="9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
        <w:gridCol w:w="5092"/>
        <w:gridCol w:w="1134"/>
        <w:gridCol w:w="1134"/>
        <w:gridCol w:w="1014"/>
      </w:tblGrid>
      <w:tr w:rsidR="00BB4A8F" w14:paraId="27233FCA" w14:textId="77777777" w:rsidTr="00EC0BFD">
        <w:trPr>
          <w:jc w:val="center"/>
        </w:trPr>
        <w:tc>
          <w:tcPr>
            <w:tcW w:w="719" w:type="dxa"/>
          </w:tcPr>
          <w:p w14:paraId="33B878F8" w14:textId="77777777" w:rsidR="00EC0BFD" w:rsidRDefault="009B18FE" w:rsidP="00BB4A8F">
            <w:pPr>
              <w:tabs>
                <w:tab w:val="left" w:pos="2836"/>
                <w:tab w:val="left" w:pos="5813"/>
              </w:tabs>
              <w:jc w:val="center"/>
              <w:rPr>
                <w:rFonts w:ascii="Times New Roman" w:hAnsi="Times New Roman" w:cs="B Nazanin"/>
                <w:b/>
                <w:color w:val="7030A0"/>
                <w:sz w:val="28"/>
                <w:szCs w:val="28"/>
                <w:rtl/>
              </w:rPr>
            </w:pPr>
            <w:r>
              <w:rPr>
                <w:rFonts w:ascii="Times New Roman" w:hAnsi="Times New Roman" w:cs="B Nazanin"/>
                <w:b/>
                <w:color w:val="7030A0"/>
                <w:sz w:val="28"/>
                <w:szCs w:val="28"/>
                <w:rtl/>
              </w:rPr>
              <w:t>ردیف</w:t>
            </w:r>
          </w:p>
        </w:tc>
        <w:tc>
          <w:tcPr>
            <w:tcW w:w="5092" w:type="dxa"/>
          </w:tcPr>
          <w:p w14:paraId="47059BB5" w14:textId="77777777" w:rsidR="00EC0BFD" w:rsidRDefault="009B18FE" w:rsidP="00BB4A8F">
            <w:pPr>
              <w:tabs>
                <w:tab w:val="left" w:pos="2836"/>
                <w:tab w:val="left" w:pos="5813"/>
              </w:tabs>
              <w:jc w:val="center"/>
              <w:rPr>
                <w:rFonts w:ascii="Times New Roman" w:hAnsi="Times New Roman" w:cs="B Nazanin"/>
                <w:b/>
                <w:color w:val="7030A0"/>
                <w:sz w:val="28"/>
                <w:szCs w:val="28"/>
                <w:rtl/>
              </w:rPr>
            </w:pPr>
            <w:r>
              <w:rPr>
                <w:rFonts w:ascii="Times New Roman" w:hAnsi="Times New Roman" w:cs="B Nazanin"/>
                <w:b/>
                <w:color w:val="7030A0"/>
                <w:sz w:val="28"/>
                <w:szCs w:val="28"/>
                <w:rtl/>
              </w:rPr>
              <w:t>عنوان طرح</w:t>
            </w:r>
          </w:p>
        </w:tc>
        <w:tc>
          <w:tcPr>
            <w:tcW w:w="1134" w:type="dxa"/>
          </w:tcPr>
          <w:p w14:paraId="3D3351E2" w14:textId="77777777" w:rsidR="00EC0BFD" w:rsidRDefault="009B18FE" w:rsidP="00BB4A8F">
            <w:pPr>
              <w:tabs>
                <w:tab w:val="left" w:pos="2836"/>
                <w:tab w:val="left" w:pos="5813"/>
              </w:tabs>
              <w:jc w:val="center"/>
              <w:rPr>
                <w:rFonts w:ascii="Times New Roman" w:hAnsi="Times New Roman" w:cs="B Nazanin"/>
                <w:b/>
                <w:color w:val="7030A0"/>
                <w:sz w:val="28"/>
                <w:szCs w:val="28"/>
                <w:rtl/>
              </w:rPr>
            </w:pPr>
            <w:r>
              <w:rPr>
                <w:rFonts w:ascii="Times New Roman" w:hAnsi="Times New Roman" w:cs="B Nazanin"/>
                <w:b/>
                <w:color w:val="7030A0"/>
                <w:sz w:val="28"/>
                <w:szCs w:val="28"/>
                <w:rtl/>
              </w:rPr>
              <w:t>محل اجرا</w:t>
            </w:r>
          </w:p>
        </w:tc>
        <w:tc>
          <w:tcPr>
            <w:tcW w:w="1134" w:type="dxa"/>
          </w:tcPr>
          <w:p w14:paraId="74D930DA" w14:textId="77777777" w:rsidR="00EC0BFD" w:rsidRDefault="009B18FE" w:rsidP="00BB4A8F">
            <w:pPr>
              <w:tabs>
                <w:tab w:val="left" w:pos="2836"/>
                <w:tab w:val="left" w:pos="5813"/>
              </w:tabs>
              <w:jc w:val="center"/>
              <w:rPr>
                <w:rFonts w:ascii="Times New Roman" w:hAnsi="Times New Roman" w:cs="B Nazanin"/>
                <w:b/>
                <w:color w:val="7030A0"/>
                <w:sz w:val="28"/>
                <w:szCs w:val="28"/>
                <w:rtl/>
              </w:rPr>
            </w:pPr>
            <w:r>
              <w:rPr>
                <w:rFonts w:ascii="Times New Roman" w:hAnsi="Times New Roman" w:cs="B Nazanin"/>
                <w:b/>
                <w:color w:val="7030A0"/>
                <w:sz w:val="28"/>
                <w:szCs w:val="28"/>
                <w:rtl/>
              </w:rPr>
              <w:t>مدت اجرا</w:t>
            </w:r>
          </w:p>
        </w:tc>
        <w:tc>
          <w:tcPr>
            <w:tcW w:w="1014" w:type="dxa"/>
          </w:tcPr>
          <w:p w14:paraId="4B340EA9" w14:textId="77777777" w:rsidR="00EC0BFD" w:rsidRDefault="009B18FE" w:rsidP="00BB4A8F">
            <w:pPr>
              <w:tabs>
                <w:tab w:val="left" w:pos="2836"/>
                <w:tab w:val="left" w:pos="5813"/>
              </w:tabs>
              <w:jc w:val="center"/>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تاریخ تصویب</w:t>
            </w:r>
          </w:p>
        </w:tc>
      </w:tr>
      <w:tr w:rsidR="00BB4A8F" w14:paraId="4556D200" w14:textId="77777777" w:rsidTr="00EC0BFD">
        <w:trPr>
          <w:trHeight w:val="600"/>
          <w:jc w:val="center"/>
        </w:trPr>
        <w:tc>
          <w:tcPr>
            <w:tcW w:w="719" w:type="dxa"/>
          </w:tcPr>
          <w:p w14:paraId="0E52EC6C" w14:textId="49BA3E50" w:rsidR="00EC0BFD" w:rsidRDefault="005B1030" w:rsidP="00BB4A8F">
            <w:pPr>
              <w:tabs>
                <w:tab w:val="left" w:pos="2836"/>
                <w:tab w:val="left" w:pos="5813"/>
              </w:tabs>
              <w:jc w:val="right"/>
              <w:rPr>
                <w:rFonts w:ascii="Times New Roman" w:hAnsi="Times New Roman" w:cs="B Nazanin"/>
                <w:b/>
                <w:color w:val="7030A0"/>
                <w:sz w:val="28"/>
                <w:szCs w:val="28"/>
                <w:rtl/>
              </w:rPr>
            </w:pPr>
            <w:ins w:id="49" w:author="مسعود رضائی" w:date="2024-07-31T08:24:00Z">
              <w:r>
                <w:rPr>
                  <w:rFonts w:ascii="Times New Roman" w:hAnsi="Times New Roman" w:cs="B Nazanin" w:hint="cs"/>
                  <w:b/>
                  <w:color w:val="7030A0"/>
                  <w:sz w:val="28"/>
                  <w:szCs w:val="28"/>
                  <w:rtl/>
                </w:rPr>
                <w:t>1</w:t>
              </w:r>
            </w:ins>
          </w:p>
        </w:tc>
        <w:tc>
          <w:tcPr>
            <w:tcW w:w="5092" w:type="dxa"/>
          </w:tcPr>
          <w:p w14:paraId="1E449C04" w14:textId="176437F7" w:rsidR="00EC0BFD" w:rsidRDefault="005B1030" w:rsidP="00BB4A8F">
            <w:pPr>
              <w:tabs>
                <w:tab w:val="left" w:pos="2836"/>
                <w:tab w:val="left" w:pos="5813"/>
              </w:tabs>
              <w:jc w:val="right"/>
              <w:rPr>
                <w:rFonts w:ascii="Times New Roman" w:hAnsi="Times New Roman" w:cs="B Nazanin"/>
                <w:b/>
                <w:color w:val="7030A0"/>
                <w:sz w:val="28"/>
                <w:szCs w:val="28"/>
                <w:rtl/>
              </w:rPr>
            </w:pPr>
            <w:ins w:id="50" w:author="مسعود رضائی" w:date="2024-07-31T08:24:00Z">
              <w:r>
                <w:rPr>
                  <w:rFonts w:ascii="Times New Roman" w:hAnsi="Times New Roman" w:cs="B Nazanin" w:hint="cs"/>
                  <w:b/>
                  <w:color w:val="7030A0"/>
                  <w:sz w:val="28"/>
                  <w:szCs w:val="28"/>
                  <w:rtl/>
                </w:rPr>
                <w:t>بررسی درک مراقبین خانوادگی بیماران مشرف به مرگ از سواد مرگ</w:t>
              </w:r>
            </w:ins>
          </w:p>
        </w:tc>
        <w:tc>
          <w:tcPr>
            <w:tcW w:w="1134" w:type="dxa"/>
          </w:tcPr>
          <w:p w14:paraId="49220272" w14:textId="07934B61" w:rsidR="00EC0BFD" w:rsidRDefault="005B1030" w:rsidP="00BB4A8F">
            <w:pPr>
              <w:tabs>
                <w:tab w:val="left" w:pos="2836"/>
                <w:tab w:val="left" w:pos="5813"/>
              </w:tabs>
              <w:jc w:val="right"/>
              <w:rPr>
                <w:rFonts w:ascii="Times New Roman" w:hAnsi="Times New Roman" w:cs="B Nazanin"/>
                <w:b/>
                <w:color w:val="7030A0"/>
                <w:sz w:val="28"/>
                <w:szCs w:val="28"/>
                <w:rtl/>
              </w:rPr>
            </w:pPr>
            <w:ins w:id="51" w:author="مسعود رضائی" w:date="2024-07-31T08:25:00Z">
              <w:r>
                <w:rPr>
                  <w:rFonts w:ascii="Times New Roman" w:hAnsi="Times New Roman" w:cs="B Nazanin" w:hint="cs"/>
                  <w:b/>
                  <w:color w:val="7030A0"/>
                  <w:sz w:val="28"/>
                  <w:szCs w:val="28"/>
                  <w:rtl/>
                </w:rPr>
                <w:t>بیمارستان رجایی</w:t>
              </w:r>
            </w:ins>
          </w:p>
        </w:tc>
        <w:tc>
          <w:tcPr>
            <w:tcW w:w="1134" w:type="dxa"/>
          </w:tcPr>
          <w:p w14:paraId="38C4A3B6" w14:textId="15120EBB" w:rsidR="00EC0BFD" w:rsidRDefault="005B1030" w:rsidP="00BB4A8F">
            <w:pPr>
              <w:tabs>
                <w:tab w:val="left" w:pos="2836"/>
                <w:tab w:val="left" w:pos="5813"/>
              </w:tabs>
              <w:jc w:val="right"/>
              <w:rPr>
                <w:rFonts w:ascii="Times New Roman" w:hAnsi="Times New Roman" w:cs="B Nazanin"/>
                <w:b/>
                <w:color w:val="7030A0"/>
                <w:sz w:val="28"/>
                <w:szCs w:val="28"/>
                <w:rtl/>
              </w:rPr>
            </w:pPr>
            <w:ins w:id="52" w:author="مسعود رضائی" w:date="2024-07-31T08:27:00Z">
              <w:r>
                <w:rPr>
                  <w:rFonts w:ascii="Times New Roman" w:hAnsi="Times New Roman" w:cs="B Nazanin" w:hint="cs"/>
                  <w:b/>
                  <w:color w:val="7030A0"/>
                  <w:sz w:val="28"/>
                  <w:szCs w:val="28"/>
                  <w:rtl/>
                </w:rPr>
                <w:t>1 سال</w:t>
              </w:r>
            </w:ins>
          </w:p>
        </w:tc>
        <w:tc>
          <w:tcPr>
            <w:tcW w:w="1014" w:type="dxa"/>
          </w:tcPr>
          <w:p w14:paraId="6AC93DDA" w14:textId="39E29894" w:rsidR="00EC0BFD" w:rsidRDefault="005B1030" w:rsidP="00BB4A8F">
            <w:pPr>
              <w:tabs>
                <w:tab w:val="left" w:pos="2836"/>
                <w:tab w:val="left" w:pos="5813"/>
              </w:tabs>
              <w:jc w:val="right"/>
              <w:rPr>
                <w:rFonts w:ascii="Times New Roman" w:hAnsi="Times New Roman" w:cs="B Nazanin"/>
                <w:b/>
                <w:color w:val="7030A0"/>
                <w:sz w:val="28"/>
                <w:szCs w:val="28"/>
                <w:rtl/>
              </w:rPr>
            </w:pPr>
            <w:ins w:id="53" w:author="مسعود رضائی" w:date="2024-07-31T08:27:00Z">
              <w:r>
                <w:rPr>
                  <w:rFonts w:ascii="Times New Roman" w:hAnsi="Times New Roman" w:cs="B Nazanin" w:hint="cs"/>
                  <w:b/>
                  <w:color w:val="7030A0"/>
                  <w:sz w:val="28"/>
                  <w:szCs w:val="28"/>
                  <w:rtl/>
                </w:rPr>
                <w:t>اردیبهشت 1403</w:t>
              </w:r>
            </w:ins>
          </w:p>
        </w:tc>
      </w:tr>
      <w:tr w:rsidR="00BB4A8F" w14:paraId="04ACE42D" w14:textId="77777777" w:rsidTr="00EC0BFD">
        <w:trPr>
          <w:trHeight w:val="600"/>
          <w:jc w:val="center"/>
        </w:trPr>
        <w:tc>
          <w:tcPr>
            <w:tcW w:w="719" w:type="dxa"/>
          </w:tcPr>
          <w:p w14:paraId="2EC322F1" w14:textId="38BF7545" w:rsidR="00EC0BFD" w:rsidRDefault="005B1030" w:rsidP="00BB4A8F">
            <w:pPr>
              <w:tabs>
                <w:tab w:val="left" w:pos="2836"/>
                <w:tab w:val="left" w:pos="5813"/>
              </w:tabs>
              <w:jc w:val="right"/>
              <w:rPr>
                <w:rFonts w:ascii="Times New Roman" w:hAnsi="Times New Roman" w:cs="B Nazanin"/>
                <w:b/>
                <w:color w:val="7030A0"/>
                <w:sz w:val="28"/>
                <w:szCs w:val="28"/>
                <w:rtl/>
              </w:rPr>
            </w:pPr>
            <w:ins w:id="54" w:author="مسعود رضائی" w:date="2024-07-31T08:25:00Z">
              <w:r>
                <w:rPr>
                  <w:rFonts w:ascii="Times New Roman" w:hAnsi="Times New Roman" w:cs="B Nazanin" w:hint="cs"/>
                  <w:b/>
                  <w:color w:val="7030A0"/>
                  <w:sz w:val="28"/>
                  <w:szCs w:val="28"/>
                  <w:rtl/>
                </w:rPr>
                <w:t>2</w:t>
              </w:r>
            </w:ins>
          </w:p>
        </w:tc>
        <w:tc>
          <w:tcPr>
            <w:tcW w:w="5092" w:type="dxa"/>
          </w:tcPr>
          <w:p w14:paraId="0F204255" w14:textId="152D4F43" w:rsidR="00EC0BFD" w:rsidRDefault="005B1030" w:rsidP="005B1030">
            <w:pPr>
              <w:tabs>
                <w:tab w:val="left" w:pos="2836"/>
                <w:tab w:val="left" w:pos="5813"/>
              </w:tabs>
              <w:rPr>
                <w:rFonts w:ascii="Times New Roman" w:hAnsi="Times New Roman" w:cs="B Nazanin"/>
                <w:b/>
                <w:color w:val="7030A0"/>
                <w:sz w:val="28"/>
                <w:szCs w:val="28"/>
                <w:rtl/>
              </w:rPr>
              <w:pPrChange w:id="55" w:author="مسعود رضائی" w:date="2024-07-31T08:25:00Z">
                <w:pPr>
                  <w:tabs>
                    <w:tab w:val="left" w:pos="2836"/>
                    <w:tab w:val="left" w:pos="5813"/>
                  </w:tabs>
                  <w:jc w:val="right"/>
                </w:pPr>
              </w:pPrChange>
            </w:pPr>
            <w:ins w:id="56" w:author="مسعود رضائی" w:date="2024-07-31T08:25:00Z">
              <w:r>
                <w:rPr>
                  <w:rFonts w:ascii="Times New Roman" w:hAnsi="Times New Roman" w:cs="B Nazanin" w:hint="cs"/>
                  <w:b/>
                  <w:color w:val="7030A0"/>
                  <w:sz w:val="28"/>
                  <w:szCs w:val="28"/>
                  <w:rtl/>
                </w:rPr>
                <w:t>درک مراقبین خانوادگی بیماران مبتلا به سرطان از چالش ها و فرصت های راه اندازی بخش کاردیو انکولو</w:t>
              </w:r>
            </w:ins>
            <w:ins w:id="57" w:author="مسعود رضائی" w:date="2024-07-31T08:26:00Z">
              <w:r>
                <w:rPr>
                  <w:rFonts w:ascii="Times New Roman" w:hAnsi="Times New Roman" w:cs="B Nazanin" w:hint="cs"/>
                  <w:b/>
                  <w:color w:val="7030A0"/>
                  <w:sz w:val="28"/>
                  <w:szCs w:val="28"/>
                  <w:rtl/>
                </w:rPr>
                <w:t>ژی</w:t>
              </w:r>
            </w:ins>
          </w:p>
        </w:tc>
        <w:tc>
          <w:tcPr>
            <w:tcW w:w="1134" w:type="dxa"/>
          </w:tcPr>
          <w:p w14:paraId="639D74FE" w14:textId="3BDB9C20" w:rsidR="00EC0BFD" w:rsidRDefault="005B1030" w:rsidP="00BB4A8F">
            <w:pPr>
              <w:tabs>
                <w:tab w:val="left" w:pos="2836"/>
                <w:tab w:val="left" w:pos="5813"/>
              </w:tabs>
              <w:jc w:val="right"/>
              <w:rPr>
                <w:rFonts w:ascii="Times New Roman" w:hAnsi="Times New Roman" w:cs="B Nazanin"/>
                <w:b/>
                <w:color w:val="7030A0"/>
                <w:sz w:val="28"/>
                <w:szCs w:val="28"/>
                <w:rtl/>
              </w:rPr>
            </w:pPr>
            <w:ins w:id="58" w:author="مسعود رضائی" w:date="2024-07-31T08:27:00Z">
              <w:r>
                <w:rPr>
                  <w:rFonts w:ascii="Times New Roman" w:hAnsi="Times New Roman" w:cs="B Nazanin" w:hint="cs"/>
                  <w:b/>
                  <w:color w:val="7030A0"/>
                  <w:sz w:val="28"/>
                  <w:szCs w:val="28"/>
                  <w:rtl/>
                </w:rPr>
                <w:t>بیمارستان رجایی</w:t>
              </w:r>
            </w:ins>
          </w:p>
        </w:tc>
        <w:tc>
          <w:tcPr>
            <w:tcW w:w="1134" w:type="dxa"/>
          </w:tcPr>
          <w:p w14:paraId="2A9E245E" w14:textId="70CBEA15" w:rsidR="00EC0BFD" w:rsidRDefault="005B1030" w:rsidP="00BB4A8F">
            <w:pPr>
              <w:tabs>
                <w:tab w:val="left" w:pos="2836"/>
                <w:tab w:val="left" w:pos="5813"/>
              </w:tabs>
              <w:jc w:val="right"/>
              <w:rPr>
                <w:rFonts w:ascii="Times New Roman" w:hAnsi="Times New Roman" w:cs="B Nazanin"/>
                <w:b/>
                <w:color w:val="7030A0"/>
                <w:sz w:val="28"/>
                <w:szCs w:val="28"/>
                <w:rtl/>
              </w:rPr>
            </w:pPr>
            <w:ins w:id="59" w:author="مسعود رضائی" w:date="2024-07-31T08:27:00Z">
              <w:r>
                <w:rPr>
                  <w:rFonts w:ascii="Times New Roman" w:hAnsi="Times New Roman" w:cs="B Nazanin" w:hint="cs"/>
                  <w:b/>
                  <w:color w:val="7030A0"/>
                  <w:sz w:val="28"/>
                  <w:szCs w:val="28"/>
                  <w:rtl/>
                </w:rPr>
                <w:t>1 سال</w:t>
              </w:r>
            </w:ins>
          </w:p>
        </w:tc>
        <w:tc>
          <w:tcPr>
            <w:tcW w:w="1014" w:type="dxa"/>
          </w:tcPr>
          <w:p w14:paraId="0FE5F9CD" w14:textId="4D87C04F" w:rsidR="00EC0BFD" w:rsidRDefault="005B1030" w:rsidP="00BB4A8F">
            <w:pPr>
              <w:tabs>
                <w:tab w:val="left" w:pos="2836"/>
                <w:tab w:val="left" w:pos="5813"/>
              </w:tabs>
              <w:jc w:val="right"/>
              <w:rPr>
                <w:rFonts w:ascii="Times New Roman" w:hAnsi="Times New Roman" w:cs="B Nazanin"/>
                <w:b/>
                <w:color w:val="7030A0"/>
                <w:sz w:val="28"/>
                <w:szCs w:val="28"/>
                <w:rtl/>
              </w:rPr>
            </w:pPr>
            <w:ins w:id="60" w:author="مسعود رضائی" w:date="2024-07-31T08:27:00Z">
              <w:r>
                <w:rPr>
                  <w:rFonts w:ascii="Times New Roman" w:hAnsi="Times New Roman" w:cs="B Nazanin" w:hint="cs"/>
                  <w:b/>
                  <w:color w:val="7030A0"/>
                  <w:sz w:val="28"/>
                  <w:szCs w:val="28"/>
                  <w:rtl/>
                </w:rPr>
                <w:t>بهمن 1402</w:t>
              </w:r>
            </w:ins>
          </w:p>
        </w:tc>
      </w:tr>
      <w:tr w:rsidR="00BB4A8F" w14:paraId="4635B6B1" w14:textId="77777777" w:rsidTr="00EC0BFD">
        <w:trPr>
          <w:trHeight w:val="600"/>
          <w:jc w:val="center"/>
        </w:trPr>
        <w:tc>
          <w:tcPr>
            <w:tcW w:w="719" w:type="dxa"/>
          </w:tcPr>
          <w:p w14:paraId="77BA3663" w14:textId="064683ED" w:rsidR="00EC0BFD" w:rsidRDefault="005B1030" w:rsidP="00BB4A8F">
            <w:pPr>
              <w:tabs>
                <w:tab w:val="left" w:pos="2836"/>
                <w:tab w:val="left" w:pos="5813"/>
              </w:tabs>
              <w:jc w:val="right"/>
              <w:rPr>
                <w:rFonts w:ascii="Times New Roman" w:hAnsi="Times New Roman" w:cs="B Nazanin"/>
                <w:b/>
                <w:color w:val="7030A0"/>
                <w:sz w:val="28"/>
                <w:szCs w:val="28"/>
                <w:rtl/>
              </w:rPr>
            </w:pPr>
            <w:ins w:id="61" w:author="مسعود رضائی" w:date="2024-07-31T08:26:00Z">
              <w:r>
                <w:rPr>
                  <w:rFonts w:ascii="Times New Roman" w:hAnsi="Times New Roman" w:cs="B Nazanin" w:hint="cs"/>
                  <w:b/>
                  <w:color w:val="7030A0"/>
                  <w:sz w:val="28"/>
                  <w:szCs w:val="28"/>
                  <w:rtl/>
                </w:rPr>
                <w:t>3</w:t>
              </w:r>
            </w:ins>
          </w:p>
        </w:tc>
        <w:tc>
          <w:tcPr>
            <w:tcW w:w="5092" w:type="dxa"/>
          </w:tcPr>
          <w:p w14:paraId="3DC55BF7" w14:textId="469E440B" w:rsidR="00EC0BFD" w:rsidRDefault="005B1030" w:rsidP="00BB4A8F">
            <w:pPr>
              <w:tabs>
                <w:tab w:val="left" w:pos="2836"/>
                <w:tab w:val="left" w:pos="5813"/>
              </w:tabs>
              <w:jc w:val="right"/>
              <w:rPr>
                <w:rFonts w:ascii="Times New Roman" w:hAnsi="Times New Roman" w:cs="B Nazanin"/>
                <w:b/>
                <w:color w:val="7030A0"/>
                <w:sz w:val="28"/>
                <w:szCs w:val="28"/>
                <w:rtl/>
              </w:rPr>
            </w:pPr>
            <w:ins w:id="62" w:author="مسعود رضائی" w:date="2024-07-31T08:26:00Z">
              <w:r>
                <w:rPr>
                  <w:rFonts w:ascii="Times New Roman" w:hAnsi="Times New Roman" w:cs="B Nazanin" w:hint="cs"/>
                  <w:b/>
                  <w:color w:val="7030A0"/>
                  <w:sz w:val="28"/>
                  <w:szCs w:val="28"/>
                  <w:rtl/>
                </w:rPr>
                <w:t>طراحی و ارزشیابی نرم افزار باتوانی قلبی توانا در بیماران با جراحی بای پس عروق کرونر</w:t>
              </w:r>
            </w:ins>
          </w:p>
        </w:tc>
        <w:tc>
          <w:tcPr>
            <w:tcW w:w="1134" w:type="dxa"/>
          </w:tcPr>
          <w:p w14:paraId="5765F110" w14:textId="73015475" w:rsidR="00EC0BFD" w:rsidRDefault="005B1030" w:rsidP="00BB4A8F">
            <w:pPr>
              <w:tabs>
                <w:tab w:val="left" w:pos="2836"/>
                <w:tab w:val="left" w:pos="5813"/>
              </w:tabs>
              <w:jc w:val="right"/>
              <w:rPr>
                <w:rFonts w:ascii="Times New Roman" w:hAnsi="Times New Roman" w:cs="B Nazanin"/>
                <w:b/>
                <w:color w:val="7030A0"/>
                <w:sz w:val="28"/>
                <w:szCs w:val="28"/>
                <w:rtl/>
              </w:rPr>
            </w:pPr>
            <w:ins w:id="63" w:author="مسعود رضائی" w:date="2024-07-31T08:27:00Z">
              <w:r>
                <w:rPr>
                  <w:rFonts w:ascii="Times New Roman" w:hAnsi="Times New Roman" w:cs="B Nazanin" w:hint="cs"/>
                  <w:b/>
                  <w:color w:val="7030A0"/>
                  <w:sz w:val="28"/>
                  <w:szCs w:val="28"/>
                  <w:rtl/>
                </w:rPr>
                <w:t>بیمارستان رجایی</w:t>
              </w:r>
            </w:ins>
          </w:p>
        </w:tc>
        <w:tc>
          <w:tcPr>
            <w:tcW w:w="1134" w:type="dxa"/>
          </w:tcPr>
          <w:p w14:paraId="7CDDE6F3" w14:textId="59E012C6" w:rsidR="00EC0BFD" w:rsidRDefault="005B1030" w:rsidP="00BB4A8F">
            <w:pPr>
              <w:tabs>
                <w:tab w:val="left" w:pos="2836"/>
                <w:tab w:val="left" w:pos="5813"/>
              </w:tabs>
              <w:jc w:val="right"/>
              <w:rPr>
                <w:rFonts w:ascii="Times New Roman" w:hAnsi="Times New Roman" w:cs="B Nazanin"/>
                <w:b/>
                <w:color w:val="7030A0"/>
                <w:sz w:val="28"/>
                <w:szCs w:val="28"/>
                <w:rtl/>
              </w:rPr>
            </w:pPr>
            <w:ins w:id="64" w:author="مسعود رضائی" w:date="2024-07-31T08:27:00Z">
              <w:r>
                <w:rPr>
                  <w:rFonts w:ascii="Times New Roman" w:hAnsi="Times New Roman" w:cs="B Nazanin" w:hint="cs"/>
                  <w:b/>
                  <w:color w:val="7030A0"/>
                  <w:sz w:val="28"/>
                  <w:szCs w:val="28"/>
                  <w:rtl/>
                </w:rPr>
                <w:t>1 سال</w:t>
              </w:r>
            </w:ins>
          </w:p>
        </w:tc>
        <w:tc>
          <w:tcPr>
            <w:tcW w:w="1014" w:type="dxa"/>
          </w:tcPr>
          <w:p w14:paraId="67F1E6F2" w14:textId="77C29674" w:rsidR="00EC0BFD" w:rsidRDefault="005B1030" w:rsidP="00BB4A8F">
            <w:pPr>
              <w:tabs>
                <w:tab w:val="left" w:pos="2836"/>
                <w:tab w:val="left" w:pos="5813"/>
              </w:tabs>
              <w:jc w:val="right"/>
              <w:rPr>
                <w:rFonts w:ascii="Times New Roman" w:hAnsi="Times New Roman" w:cs="B Nazanin"/>
                <w:b/>
                <w:color w:val="7030A0"/>
                <w:sz w:val="28"/>
                <w:szCs w:val="28"/>
                <w:rtl/>
              </w:rPr>
            </w:pPr>
            <w:ins w:id="65" w:author="مسعود رضائی" w:date="2024-07-31T08:28:00Z">
              <w:r>
                <w:rPr>
                  <w:rFonts w:ascii="Times New Roman" w:hAnsi="Times New Roman" w:cs="B Nazanin" w:hint="cs"/>
                  <w:b/>
                  <w:color w:val="7030A0"/>
                  <w:sz w:val="28"/>
                  <w:szCs w:val="28"/>
                  <w:rtl/>
                </w:rPr>
                <w:t>تیر ماه 1402</w:t>
              </w:r>
            </w:ins>
          </w:p>
        </w:tc>
      </w:tr>
      <w:tr w:rsidR="00CE6778" w14:paraId="5BB834A5" w14:textId="77777777" w:rsidTr="00EC0BFD">
        <w:trPr>
          <w:trHeight w:val="600"/>
          <w:jc w:val="center"/>
        </w:trPr>
        <w:tc>
          <w:tcPr>
            <w:tcW w:w="719" w:type="dxa"/>
          </w:tcPr>
          <w:p w14:paraId="15AE89E8" w14:textId="77777777" w:rsidR="00EC0BFD" w:rsidRDefault="00EC0BFD" w:rsidP="00BB4A8F">
            <w:pPr>
              <w:tabs>
                <w:tab w:val="left" w:pos="2836"/>
                <w:tab w:val="left" w:pos="5813"/>
              </w:tabs>
              <w:jc w:val="right"/>
              <w:rPr>
                <w:rFonts w:ascii="Times New Roman" w:hAnsi="Times New Roman" w:cs="B Nazanin"/>
                <w:b/>
                <w:color w:val="7030A0"/>
                <w:sz w:val="28"/>
                <w:szCs w:val="28"/>
                <w:rtl/>
              </w:rPr>
            </w:pPr>
          </w:p>
        </w:tc>
        <w:tc>
          <w:tcPr>
            <w:tcW w:w="5092" w:type="dxa"/>
          </w:tcPr>
          <w:p w14:paraId="63ED4872" w14:textId="77777777" w:rsidR="00EC0BFD" w:rsidRDefault="00EC0BFD" w:rsidP="00BB4A8F">
            <w:pPr>
              <w:tabs>
                <w:tab w:val="left" w:pos="2836"/>
                <w:tab w:val="left" w:pos="5813"/>
              </w:tabs>
              <w:jc w:val="right"/>
              <w:rPr>
                <w:rFonts w:ascii="Times New Roman" w:hAnsi="Times New Roman" w:cs="B Nazanin"/>
                <w:b/>
                <w:color w:val="7030A0"/>
                <w:sz w:val="28"/>
                <w:szCs w:val="28"/>
                <w:rtl/>
              </w:rPr>
            </w:pPr>
          </w:p>
        </w:tc>
        <w:tc>
          <w:tcPr>
            <w:tcW w:w="1134" w:type="dxa"/>
          </w:tcPr>
          <w:p w14:paraId="21011BFA" w14:textId="77777777" w:rsidR="00EC0BFD" w:rsidRDefault="00EC0BFD" w:rsidP="00BB4A8F">
            <w:pPr>
              <w:tabs>
                <w:tab w:val="left" w:pos="2836"/>
                <w:tab w:val="left" w:pos="5813"/>
              </w:tabs>
              <w:jc w:val="right"/>
              <w:rPr>
                <w:rFonts w:ascii="Times New Roman" w:hAnsi="Times New Roman" w:cs="B Nazanin"/>
                <w:b/>
                <w:color w:val="7030A0"/>
                <w:sz w:val="28"/>
                <w:szCs w:val="28"/>
                <w:rtl/>
              </w:rPr>
            </w:pPr>
          </w:p>
        </w:tc>
        <w:tc>
          <w:tcPr>
            <w:tcW w:w="1134" w:type="dxa"/>
          </w:tcPr>
          <w:p w14:paraId="429B0223" w14:textId="77777777" w:rsidR="00EC0BFD" w:rsidRDefault="00EC0BFD" w:rsidP="00BB4A8F">
            <w:pPr>
              <w:tabs>
                <w:tab w:val="left" w:pos="2836"/>
                <w:tab w:val="left" w:pos="5813"/>
              </w:tabs>
              <w:jc w:val="right"/>
              <w:rPr>
                <w:rFonts w:ascii="Times New Roman" w:hAnsi="Times New Roman" w:cs="B Nazanin"/>
                <w:b/>
                <w:color w:val="7030A0"/>
                <w:sz w:val="28"/>
                <w:szCs w:val="28"/>
                <w:rtl/>
              </w:rPr>
            </w:pPr>
          </w:p>
        </w:tc>
        <w:tc>
          <w:tcPr>
            <w:tcW w:w="1014" w:type="dxa"/>
          </w:tcPr>
          <w:p w14:paraId="4FADDB05" w14:textId="77777777" w:rsidR="00EC0BFD" w:rsidRDefault="00EC0BFD" w:rsidP="00BB4A8F">
            <w:pPr>
              <w:tabs>
                <w:tab w:val="left" w:pos="2836"/>
                <w:tab w:val="left" w:pos="5813"/>
              </w:tabs>
              <w:jc w:val="right"/>
              <w:rPr>
                <w:rFonts w:ascii="Times New Roman" w:hAnsi="Times New Roman" w:cs="B Nazanin"/>
                <w:b/>
                <w:color w:val="7030A0"/>
                <w:sz w:val="28"/>
                <w:szCs w:val="28"/>
                <w:rtl/>
              </w:rPr>
            </w:pPr>
          </w:p>
        </w:tc>
      </w:tr>
    </w:tbl>
    <w:p w14:paraId="44C87203" w14:textId="77777777" w:rsidR="00EC0BFD" w:rsidRDefault="00EC0BFD" w:rsidP="00BB4A8F">
      <w:pPr>
        <w:pStyle w:val="Heading4"/>
        <w:spacing w:line="276" w:lineRule="auto"/>
        <w:rPr>
          <w:rFonts w:cs="B Nazanin"/>
          <w:bCs w:val="0"/>
          <w:color w:val="7030A0"/>
          <w:rtl/>
        </w:rPr>
      </w:pPr>
    </w:p>
    <w:p w14:paraId="58CAAF49" w14:textId="77777777" w:rsidR="00EC0BFD" w:rsidRDefault="00EC0BFD" w:rsidP="00BB4A8F">
      <w:pPr>
        <w:bidi/>
        <w:jc w:val="center"/>
        <w:rPr>
          <w:rFonts w:ascii="Times New Roman" w:hAnsi="Times New Roman" w:cs="B Nazanin"/>
          <w:b/>
          <w:color w:val="7030A0"/>
          <w:sz w:val="28"/>
          <w:szCs w:val="28"/>
          <w:rtl/>
        </w:rPr>
      </w:pPr>
    </w:p>
    <w:p w14:paraId="447861F2" w14:textId="77777777" w:rsidR="00BB4A8F" w:rsidRDefault="00BB4A8F" w:rsidP="00BB4A8F">
      <w:pPr>
        <w:bidi/>
        <w:jc w:val="center"/>
        <w:rPr>
          <w:rFonts w:ascii="Times New Roman" w:hAnsi="Times New Roman" w:cs="B Nazanin"/>
          <w:b/>
          <w:color w:val="7030A0"/>
          <w:sz w:val="28"/>
          <w:szCs w:val="28"/>
          <w:rtl/>
        </w:rPr>
      </w:pPr>
    </w:p>
    <w:p w14:paraId="72B36752"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مشخصات همكاران هیئت علمی دانشگاه، سایر دانشگاه ها و سازمان های مشارکت کننده در پروژه</w:t>
      </w:r>
    </w:p>
    <w:tbl>
      <w:tblPr>
        <w:bidiVisual/>
        <w:tblW w:w="9256"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7"/>
        <w:gridCol w:w="1544"/>
        <w:gridCol w:w="851"/>
        <w:gridCol w:w="1559"/>
        <w:gridCol w:w="1276"/>
        <w:gridCol w:w="1175"/>
        <w:gridCol w:w="1844"/>
      </w:tblGrid>
      <w:tr w:rsidR="00292578" w14:paraId="23F23E8D" w14:textId="77777777" w:rsidTr="00514297">
        <w:trPr>
          <w:cantSplit/>
          <w:trHeight w:val="794"/>
        </w:trPr>
        <w:tc>
          <w:tcPr>
            <w:tcW w:w="1007" w:type="dxa"/>
            <w:vAlign w:val="center"/>
          </w:tcPr>
          <w:p w14:paraId="678FB2E4"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رديف</w:t>
            </w:r>
          </w:p>
        </w:tc>
        <w:tc>
          <w:tcPr>
            <w:tcW w:w="1544" w:type="dxa"/>
            <w:vAlign w:val="center"/>
          </w:tcPr>
          <w:p w14:paraId="0ECEC9A5" w14:textId="77777777" w:rsidR="00EC0BFD" w:rsidRDefault="009B18FE" w:rsidP="00BB4A8F">
            <w:pPr>
              <w:pStyle w:val="Heading3"/>
              <w:rPr>
                <w:rFonts w:ascii="Times New Roman" w:hAnsi="Times New Roman" w:cs="B Nazanin"/>
                <w:bCs w:val="0"/>
                <w:color w:val="7030A0"/>
                <w:sz w:val="28"/>
                <w:szCs w:val="28"/>
                <w:rtl/>
              </w:rPr>
            </w:pPr>
            <w:r>
              <w:rPr>
                <w:rFonts w:ascii="Times New Roman" w:hAnsi="Times New Roman" w:cs="B Nazanin"/>
                <w:bCs w:val="0"/>
                <w:color w:val="7030A0"/>
                <w:sz w:val="28"/>
                <w:szCs w:val="28"/>
                <w:rtl/>
              </w:rPr>
              <w:t>نام و نام خانوادگي</w:t>
            </w:r>
          </w:p>
        </w:tc>
        <w:tc>
          <w:tcPr>
            <w:tcW w:w="851" w:type="dxa"/>
            <w:vAlign w:val="center"/>
          </w:tcPr>
          <w:p w14:paraId="2E1A793D"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شغل</w:t>
            </w:r>
          </w:p>
        </w:tc>
        <w:tc>
          <w:tcPr>
            <w:tcW w:w="1559" w:type="dxa"/>
            <w:vAlign w:val="center"/>
          </w:tcPr>
          <w:p w14:paraId="48A9D8C6"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درجه علمي</w:t>
            </w:r>
          </w:p>
        </w:tc>
        <w:tc>
          <w:tcPr>
            <w:tcW w:w="1276" w:type="dxa"/>
            <w:vAlign w:val="center"/>
          </w:tcPr>
          <w:p w14:paraId="36EE05F0"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نوع همكاري</w:t>
            </w:r>
          </w:p>
        </w:tc>
        <w:tc>
          <w:tcPr>
            <w:tcW w:w="1175" w:type="dxa"/>
            <w:vAlign w:val="center"/>
          </w:tcPr>
          <w:p w14:paraId="64669224"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تلفن همراه</w:t>
            </w:r>
          </w:p>
        </w:tc>
        <w:tc>
          <w:tcPr>
            <w:tcW w:w="1844" w:type="dxa"/>
            <w:vAlign w:val="center"/>
          </w:tcPr>
          <w:p w14:paraId="4E0153A2"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امضاء همكار</w:t>
            </w:r>
          </w:p>
        </w:tc>
      </w:tr>
      <w:tr w:rsidR="00292578" w14:paraId="352AAF68" w14:textId="77777777" w:rsidTr="00514297">
        <w:trPr>
          <w:cantSplit/>
          <w:trHeight w:val="1140"/>
        </w:trPr>
        <w:tc>
          <w:tcPr>
            <w:tcW w:w="1007" w:type="dxa"/>
            <w:vAlign w:val="center"/>
          </w:tcPr>
          <w:p w14:paraId="1F5672C1"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1</w:t>
            </w:r>
          </w:p>
        </w:tc>
        <w:tc>
          <w:tcPr>
            <w:tcW w:w="1544" w:type="dxa"/>
            <w:vAlign w:val="center"/>
          </w:tcPr>
          <w:p w14:paraId="527D0D2F" w14:textId="4C3A7EAF" w:rsidR="00EC0BFD" w:rsidRDefault="00EC0BFD" w:rsidP="00BB4A8F">
            <w:pPr>
              <w:pStyle w:val="Heading3"/>
              <w:rPr>
                <w:rFonts w:ascii="Times New Roman" w:hAnsi="Times New Roman" w:cs="B Nazanin"/>
                <w:bCs w:val="0"/>
                <w:color w:val="7030A0"/>
                <w:sz w:val="28"/>
                <w:szCs w:val="28"/>
                <w:rtl/>
              </w:rPr>
            </w:pPr>
          </w:p>
        </w:tc>
        <w:tc>
          <w:tcPr>
            <w:tcW w:w="851" w:type="dxa"/>
            <w:vAlign w:val="center"/>
          </w:tcPr>
          <w:p w14:paraId="226FB152" w14:textId="77777777" w:rsidR="00EC0BFD" w:rsidRDefault="00EC0BFD" w:rsidP="00BB4A8F">
            <w:pPr>
              <w:bidi/>
              <w:jc w:val="center"/>
              <w:rPr>
                <w:rFonts w:ascii="Times New Roman" w:hAnsi="Times New Roman" w:cs="B Nazanin"/>
                <w:b/>
                <w:color w:val="7030A0"/>
                <w:sz w:val="28"/>
                <w:szCs w:val="28"/>
                <w:rtl/>
              </w:rPr>
            </w:pPr>
          </w:p>
        </w:tc>
        <w:tc>
          <w:tcPr>
            <w:tcW w:w="1559" w:type="dxa"/>
            <w:vAlign w:val="center"/>
          </w:tcPr>
          <w:p w14:paraId="31F26A2F" w14:textId="77777777" w:rsidR="00EC0BFD" w:rsidRDefault="00EC0BFD" w:rsidP="00BB4A8F">
            <w:pPr>
              <w:bidi/>
              <w:jc w:val="center"/>
              <w:rPr>
                <w:rFonts w:ascii="Times New Roman" w:hAnsi="Times New Roman" w:cs="B Nazanin"/>
                <w:b/>
                <w:color w:val="7030A0"/>
                <w:sz w:val="28"/>
                <w:szCs w:val="28"/>
                <w:rtl/>
              </w:rPr>
            </w:pPr>
          </w:p>
        </w:tc>
        <w:tc>
          <w:tcPr>
            <w:tcW w:w="1276" w:type="dxa"/>
            <w:vAlign w:val="center"/>
          </w:tcPr>
          <w:p w14:paraId="3BE06D48" w14:textId="77777777" w:rsidR="00EC0BFD" w:rsidRDefault="00EC0BFD" w:rsidP="00BB4A8F">
            <w:pPr>
              <w:bidi/>
              <w:jc w:val="center"/>
              <w:rPr>
                <w:rFonts w:ascii="Times New Roman" w:hAnsi="Times New Roman" w:cs="B Nazanin"/>
                <w:b/>
                <w:color w:val="7030A0"/>
                <w:sz w:val="28"/>
                <w:szCs w:val="28"/>
                <w:rtl/>
              </w:rPr>
            </w:pPr>
          </w:p>
        </w:tc>
        <w:tc>
          <w:tcPr>
            <w:tcW w:w="1175" w:type="dxa"/>
            <w:vAlign w:val="center"/>
          </w:tcPr>
          <w:p w14:paraId="2BCD45B0" w14:textId="77777777" w:rsidR="00EC0BFD" w:rsidRDefault="00EC0BFD" w:rsidP="00BB4A8F">
            <w:pPr>
              <w:bidi/>
              <w:jc w:val="center"/>
              <w:rPr>
                <w:rFonts w:ascii="Times New Roman" w:hAnsi="Times New Roman" w:cs="B Nazanin"/>
                <w:b/>
                <w:color w:val="7030A0"/>
                <w:sz w:val="28"/>
                <w:szCs w:val="28"/>
                <w:rtl/>
              </w:rPr>
            </w:pPr>
          </w:p>
        </w:tc>
        <w:tc>
          <w:tcPr>
            <w:tcW w:w="1844" w:type="dxa"/>
            <w:vAlign w:val="center"/>
          </w:tcPr>
          <w:p w14:paraId="7CF7454E" w14:textId="77777777" w:rsidR="00EC0BFD" w:rsidRDefault="00EC0BFD" w:rsidP="00BB4A8F">
            <w:pPr>
              <w:bidi/>
              <w:jc w:val="center"/>
              <w:rPr>
                <w:rFonts w:ascii="Times New Roman" w:hAnsi="Times New Roman" w:cs="B Nazanin"/>
                <w:b/>
                <w:color w:val="7030A0"/>
                <w:sz w:val="28"/>
                <w:szCs w:val="28"/>
                <w:rtl/>
              </w:rPr>
            </w:pPr>
          </w:p>
        </w:tc>
      </w:tr>
      <w:tr w:rsidR="00292578" w14:paraId="3A14356E" w14:textId="77777777" w:rsidTr="00514297">
        <w:trPr>
          <w:cantSplit/>
          <w:trHeight w:val="1140"/>
        </w:trPr>
        <w:tc>
          <w:tcPr>
            <w:tcW w:w="1007" w:type="dxa"/>
            <w:vAlign w:val="center"/>
          </w:tcPr>
          <w:p w14:paraId="4197FC2D"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2</w:t>
            </w:r>
          </w:p>
        </w:tc>
        <w:tc>
          <w:tcPr>
            <w:tcW w:w="1544" w:type="dxa"/>
            <w:vAlign w:val="center"/>
          </w:tcPr>
          <w:p w14:paraId="7EB22A8D" w14:textId="77777777" w:rsidR="00EC0BFD" w:rsidRDefault="00EC0BFD" w:rsidP="00BB4A8F">
            <w:pPr>
              <w:pStyle w:val="Heading3"/>
              <w:rPr>
                <w:rFonts w:ascii="Times New Roman" w:hAnsi="Times New Roman" w:cs="B Nazanin"/>
                <w:bCs w:val="0"/>
                <w:color w:val="7030A0"/>
                <w:sz w:val="28"/>
                <w:szCs w:val="28"/>
                <w:rtl/>
              </w:rPr>
            </w:pPr>
          </w:p>
        </w:tc>
        <w:tc>
          <w:tcPr>
            <w:tcW w:w="851" w:type="dxa"/>
            <w:vAlign w:val="center"/>
          </w:tcPr>
          <w:p w14:paraId="14176C1F" w14:textId="77777777" w:rsidR="00EC0BFD" w:rsidRDefault="00EC0BFD" w:rsidP="00BB4A8F">
            <w:pPr>
              <w:bidi/>
              <w:jc w:val="center"/>
              <w:rPr>
                <w:rFonts w:ascii="Times New Roman" w:hAnsi="Times New Roman" w:cs="B Nazanin"/>
                <w:b/>
                <w:color w:val="7030A0"/>
                <w:sz w:val="28"/>
                <w:szCs w:val="28"/>
                <w:rtl/>
              </w:rPr>
            </w:pPr>
          </w:p>
        </w:tc>
        <w:tc>
          <w:tcPr>
            <w:tcW w:w="1559" w:type="dxa"/>
            <w:vAlign w:val="center"/>
          </w:tcPr>
          <w:p w14:paraId="619B8F57" w14:textId="77777777" w:rsidR="00EC0BFD" w:rsidRDefault="00EC0BFD" w:rsidP="00BB4A8F">
            <w:pPr>
              <w:bidi/>
              <w:jc w:val="center"/>
              <w:rPr>
                <w:rFonts w:ascii="Times New Roman" w:hAnsi="Times New Roman" w:cs="B Nazanin"/>
                <w:b/>
                <w:color w:val="7030A0"/>
                <w:sz w:val="28"/>
                <w:szCs w:val="28"/>
                <w:rtl/>
              </w:rPr>
            </w:pPr>
          </w:p>
        </w:tc>
        <w:tc>
          <w:tcPr>
            <w:tcW w:w="1276" w:type="dxa"/>
            <w:vAlign w:val="center"/>
          </w:tcPr>
          <w:p w14:paraId="27D6F1A5" w14:textId="77777777" w:rsidR="00EC0BFD" w:rsidRDefault="00EC0BFD" w:rsidP="00BB4A8F">
            <w:pPr>
              <w:bidi/>
              <w:jc w:val="center"/>
              <w:rPr>
                <w:rFonts w:ascii="Times New Roman" w:hAnsi="Times New Roman" w:cs="B Nazanin"/>
                <w:b/>
                <w:color w:val="7030A0"/>
                <w:sz w:val="28"/>
                <w:szCs w:val="28"/>
                <w:rtl/>
              </w:rPr>
            </w:pPr>
          </w:p>
        </w:tc>
        <w:tc>
          <w:tcPr>
            <w:tcW w:w="1175" w:type="dxa"/>
            <w:vAlign w:val="center"/>
          </w:tcPr>
          <w:p w14:paraId="7C011623" w14:textId="77777777" w:rsidR="00EC0BFD" w:rsidRDefault="00EC0BFD" w:rsidP="00BB4A8F">
            <w:pPr>
              <w:bidi/>
              <w:jc w:val="center"/>
              <w:rPr>
                <w:rFonts w:ascii="Times New Roman" w:hAnsi="Times New Roman" w:cs="B Nazanin"/>
                <w:b/>
                <w:color w:val="7030A0"/>
                <w:sz w:val="28"/>
                <w:szCs w:val="28"/>
                <w:rtl/>
              </w:rPr>
            </w:pPr>
          </w:p>
        </w:tc>
        <w:tc>
          <w:tcPr>
            <w:tcW w:w="1844" w:type="dxa"/>
            <w:vAlign w:val="center"/>
          </w:tcPr>
          <w:p w14:paraId="50BB3CB1" w14:textId="77777777" w:rsidR="00EC0BFD" w:rsidRDefault="00EC0BFD" w:rsidP="00BB4A8F">
            <w:pPr>
              <w:bidi/>
              <w:jc w:val="center"/>
              <w:rPr>
                <w:rFonts w:ascii="Times New Roman" w:hAnsi="Times New Roman" w:cs="B Nazanin"/>
                <w:b/>
                <w:color w:val="7030A0"/>
                <w:sz w:val="28"/>
                <w:szCs w:val="28"/>
                <w:rtl/>
              </w:rPr>
            </w:pPr>
          </w:p>
        </w:tc>
      </w:tr>
      <w:tr w:rsidR="00514297" w14:paraId="7B7C35FE" w14:textId="77777777" w:rsidTr="00514297">
        <w:trPr>
          <w:cantSplit/>
          <w:trHeight w:val="1140"/>
        </w:trPr>
        <w:tc>
          <w:tcPr>
            <w:tcW w:w="1007" w:type="dxa"/>
            <w:vAlign w:val="center"/>
          </w:tcPr>
          <w:p w14:paraId="3452A2B7"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3</w:t>
            </w:r>
          </w:p>
        </w:tc>
        <w:tc>
          <w:tcPr>
            <w:tcW w:w="1544" w:type="dxa"/>
            <w:vAlign w:val="center"/>
          </w:tcPr>
          <w:p w14:paraId="61391394" w14:textId="77777777" w:rsidR="00EC0BFD" w:rsidRDefault="00EC0BFD" w:rsidP="00BB4A8F">
            <w:pPr>
              <w:pStyle w:val="Heading3"/>
              <w:rPr>
                <w:rFonts w:ascii="Times New Roman" w:hAnsi="Times New Roman" w:cs="B Nazanin"/>
                <w:bCs w:val="0"/>
                <w:color w:val="7030A0"/>
                <w:sz w:val="28"/>
                <w:szCs w:val="28"/>
                <w:rtl/>
              </w:rPr>
            </w:pPr>
          </w:p>
        </w:tc>
        <w:tc>
          <w:tcPr>
            <w:tcW w:w="851" w:type="dxa"/>
            <w:vAlign w:val="center"/>
          </w:tcPr>
          <w:p w14:paraId="65B11172" w14:textId="77777777" w:rsidR="00EC0BFD" w:rsidRDefault="00EC0BFD" w:rsidP="00BB4A8F">
            <w:pPr>
              <w:bidi/>
              <w:jc w:val="center"/>
              <w:rPr>
                <w:rFonts w:ascii="Times New Roman" w:hAnsi="Times New Roman" w:cs="B Nazanin"/>
                <w:b/>
                <w:color w:val="7030A0"/>
                <w:sz w:val="28"/>
                <w:szCs w:val="28"/>
                <w:rtl/>
              </w:rPr>
            </w:pPr>
          </w:p>
        </w:tc>
        <w:tc>
          <w:tcPr>
            <w:tcW w:w="1559" w:type="dxa"/>
            <w:vAlign w:val="center"/>
          </w:tcPr>
          <w:p w14:paraId="54F725D8" w14:textId="77777777" w:rsidR="00EC0BFD" w:rsidRDefault="00EC0BFD" w:rsidP="00BB4A8F">
            <w:pPr>
              <w:bidi/>
              <w:jc w:val="center"/>
              <w:rPr>
                <w:rFonts w:ascii="Times New Roman" w:hAnsi="Times New Roman" w:cs="B Nazanin"/>
                <w:b/>
                <w:color w:val="7030A0"/>
                <w:sz w:val="28"/>
                <w:szCs w:val="28"/>
                <w:rtl/>
              </w:rPr>
            </w:pPr>
          </w:p>
        </w:tc>
        <w:tc>
          <w:tcPr>
            <w:tcW w:w="1276" w:type="dxa"/>
            <w:vAlign w:val="center"/>
          </w:tcPr>
          <w:p w14:paraId="2873AABC" w14:textId="77777777" w:rsidR="00EC0BFD" w:rsidRDefault="00EC0BFD" w:rsidP="00BB4A8F">
            <w:pPr>
              <w:bidi/>
              <w:jc w:val="center"/>
              <w:rPr>
                <w:rFonts w:ascii="Times New Roman" w:hAnsi="Times New Roman" w:cs="B Nazanin"/>
                <w:b/>
                <w:color w:val="7030A0"/>
                <w:sz w:val="28"/>
                <w:szCs w:val="28"/>
                <w:rtl/>
              </w:rPr>
            </w:pPr>
          </w:p>
        </w:tc>
        <w:tc>
          <w:tcPr>
            <w:tcW w:w="1175" w:type="dxa"/>
            <w:vAlign w:val="center"/>
          </w:tcPr>
          <w:p w14:paraId="7869AAE9" w14:textId="77777777" w:rsidR="00EC0BFD" w:rsidRDefault="00EC0BFD" w:rsidP="00BB4A8F">
            <w:pPr>
              <w:bidi/>
              <w:jc w:val="center"/>
              <w:rPr>
                <w:rFonts w:ascii="Times New Roman" w:hAnsi="Times New Roman" w:cs="B Nazanin"/>
                <w:b/>
                <w:color w:val="7030A0"/>
                <w:sz w:val="28"/>
                <w:szCs w:val="28"/>
                <w:rtl/>
              </w:rPr>
            </w:pPr>
          </w:p>
        </w:tc>
        <w:tc>
          <w:tcPr>
            <w:tcW w:w="1844" w:type="dxa"/>
            <w:vAlign w:val="center"/>
          </w:tcPr>
          <w:p w14:paraId="08CEAAD4" w14:textId="77777777" w:rsidR="00EC0BFD" w:rsidRDefault="00EC0BFD" w:rsidP="00BB4A8F">
            <w:pPr>
              <w:bidi/>
              <w:jc w:val="center"/>
              <w:rPr>
                <w:rFonts w:ascii="Times New Roman" w:hAnsi="Times New Roman" w:cs="B Nazanin"/>
                <w:b/>
                <w:color w:val="7030A0"/>
                <w:sz w:val="28"/>
                <w:szCs w:val="28"/>
                <w:rtl/>
              </w:rPr>
            </w:pPr>
          </w:p>
        </w:tc>
      </w:tr>
    </w:tbl>
    <w:p w14:paraId="67304D34" w14:textId="77777777" w:rsidR="00EC0BFD" w:rsidRDefault="00EC0BFD" w:rsidP="00BB4A8F">
      <w:pPr>
        <w:bidi/>
        <w:jc w:val="lowKashida"/>
        <w:rPr>
          <w:rFonts w:ascii="Times New Roman" w:hAnsi="Times New Roman" w:cs="B Nazanin"/>
          <w:b/>
          <w:color w:val="7030A0"/>
          <w:sz w:val="28"/>
          <w:szCs w:val="28"/>
          <w:rtl/>
        </w:rPr>
      </w:pPr>
    </w:p>
    <w:p w14:paraId="171FB5FA" w14:textId="77777777" w:rsidR="00E20C0F" w:rsidRDefault="00E20C0F" w:rsidP="00E20C0F">
      <w:pPr>
        <w:bidi/>
        <w:jc w:val="lowKashida"/>
        <w:rPr>
          <w:rFonts w:ascii="Times New Roman" w:hAnsi="Times New Roman" w:cs="B Nazanin"/>
          <w:b/>
          <w:color w:val="7030A0"/>
          <w:sz w:val="28"/>
          <w:szCs w:val="28"/>
          <w:rtl/>
        </w:rPr>
      </w:pPr>
    </w:p>
    <w:p w14:paraId="0CF0934E" w14:textId="77777777" w:rsidR="00E20C0F" w:rsidRDefault="00E20C0F" w:rsidP="00E20C0F">
      <w:pPr>
        <w:bidi/>
        <w:jc w:val="lowKashida"/>
        <w:rPr>
          <w:rFonts w:ascii="Times New Roman" w:hAnsi="Times New Roman" w:cs="B Nazanin"/>
          <w:b/>
          <w:color w:val="7030A0"/>
          <w:sz w:val="28"/>
          <w:szCs w:val="28"/>
          <w:rtl/>
        </w:rPr>
      </w:pPr>
    </w:p>
    <w:p w14:paraId="430EAE84"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مشخصات سایر همكاران غیر هیئت علمی مشارکت کننده در پروژه</w:t>
      </w:r>
    </w:p>
    <w:tbl>
      <w:tblPr>
        <w:bidiVisual/>
        <w:tblW w:w="9540"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209"/>
        <w:gridCol w:w="1080"/>
        <w:gridCol w:w="2339"/>
        <w:gridCol w:w="1171"/>
        <w:gridCol w:w="1709"/>
        <w:gridCol w:w="1323"/>
      </w:tblGrid>
      <w:tr w:rsidR="00292578" w14:paraId="3B9DD1BE" w14:textId="77777777" w:rsidTr="00E20C0F">
        <w:trPr>
          <w:cantSplit/>
          <w:trHeight w:val="794"/>
        </w:trPr>
        <w:tc>
          <w:tcPr>
            <w:tcW w:w="709" w:type="dxa"/>
            <w:vAlign w:val="center"/>
          </w:tcPr>
          <w:p w14:paraId="2549C3A3"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رديف</w:t>
            </w:r>
          </w:p>
        </w:tc>
        <w:tc>
          <w:tcPr>
            <w:tcW w:w="1209" w:type="dxa"/>
            <w:vAlign w:val="center"/>
          </w:tcPr>
          <w:p w14:paraId="19E31B36" w14:textId="77777777" w:rsidR="00EC0BFD" w:rsidRDefault="009B18FE" w:rsidP="00E20C0F">
            <w:pPr>
              <w:pStyle w:val="Heading3"/>
              <w:bidi/>
              <w:jc w:val="center"/>
              <w:rPr>
                <w:rFonts w:ascii="Times New Roman" w:hAnsi="Times New Roman" w:cs="B Nazanin"/>
                <w:bCs w:val="0"/>
                <w:color w:val="7030A0"/>
                <w:sz w:val="28"/>
                <w:szCs w:val="28"/>
                <w:rtl/>
              </w:rPr>
            </w:pPr>
            <w:r>
              <w:rPr>
                <w:rFonts w:ascii="Times New Roman" w:hAnsi="Times New Roman" w:cs="B Nazanin"/>
                <w:bCs w:val="0"/>
                <w:color w:val="7030A0"/>
                <w:sz w:val="28"/>
                <w:szCs w:val="28"/>
                <w:rtl/>
              </w:rPr>
              <w:t>نام و نام خانوادگي</w:t>
            </w:r>
          </w:p>
        </w:tc>
        <w:tc>
          <w:tcPr>
            <w:tcW w:w="1080" w:type="dxa"/>
            <w:vAlign w:val="center"/>
          </w:tcPr>
          <w:p w14:paraId="389795AC"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شغل</w:t>
            </w:r>
          </w:p>
        </w:tc>
        <w:tc>
          <w:tcPr>
            <w:tcW w:w="2339" w:type="dxa"/>
            <w:vAlign w:val="center"/>
          </w:tcPr>
          <w:p w14:paraId="2A55C406"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مدرک تحصیلی</w:t>
            </w:r>
          </w:p>
        </w:tc>
        <w:tc>
          <w:tcPr>
            <w:tcW w:w="1171" w:type="dxa"/>
            <w:vAlign w:val="center"/>
          </w:tcPr>
          <w:p w14:paraId="374DDA2B"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نوع همكاري</w:t>
            </w:r>
          </w:p>
        </w:tc>
        <w:tc>
          <w:tcPr>
            <w:tcW w:w="1709" w:type="dxa"/>
            <w:vAlign w:val="center"/>
          </w:tcPr>
          <w:p w14:paraId="40B7821B"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تلفن همراه</w:t>
            </w:r>
          </w:p>
        </w:tc>
        <w:tc>
          <w:tcPr>
            <w:tcW w:w="1323" w:type="dxa"/>
            <w:vAlign w:val="center"/>
          </w:tcPr>
          <w:p w14:paraId="5B072185" w14:textId="77777777" w:rsidR="00EC0BFD"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امضاء همكار</w:t>
            </w:r>
          </w:p>
        </w:tc>
      </w:tr>
      <w:tr w:rsidR="005B1030" w14:paraId="557931C0" w14:textId="77777777" w:rsidTr="00E20C0F">
        <w:trPr>
          <w:cantSplit/>
          <w:trHeight w:val="1140"/>
        </w:trPr>
        <w:tc>
          <w:tcPr>
            <w:tcW w:w="709" w:type="dxa"/>
            <w:vAlign w:val="center"/>
          </w:tcPr>
          <w:p w14:paraId="7BEE6739" w14:textId="5D9F16E1" w:rsidR="005B1030" w:rsidRDefault="005B1030" w:rsidP="005B1030">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1</w:t>
            </w:r>
          </w:p>
        </w:tc>
        <w:tc>
          <w:tcPr>
            <w:tcW w:w="1209" w:type="dxa"/>
            <w:vAlign w:val="center"/>
          </w:tcPr>
          <w:p w14:paraId="03FAFF0E" w14:textId="3B3DA5FB" w:rsidR="005B1030" w:rsidRDefault="005B1030" w:rsidP="005B1030">
            <w:pPr>
              <w:pStyle w:val="Heading3"/>
              <w:bidi/>
              <w:rPr>
                <w:rFonts w:ascii="Times New Roman" w:hAnsi="Times New Roman" w:cs="B Nazanin"/>
                <w:bCs w:val="0"/>
                <w:sz w:val="28"/>
                <w:szCs w:val="28"/>
                <w:rtl/>
              </w:rPr>
            </w:pPr>
            <w:r>
              <w:rPr>
                <w:rFonts w:ascii="Times New Roman" w:hAnsi="Times New Roman" w:cs="B Nazanin"/>
                <w:bCs w:val="0"/>
                <w:sz w:val="28"/>
                <w:szCs w:val="28"/>
                <w:rtl/>
              </w:rPr>
              <w:t>نیلوفر احمدی</w:t>
            </w:r>
          </w:p>
        </w:tc>
        <w:tc>
          <w:tcPr>
            <w:tcW w:w="1080" w:type="dxa"/>
            <w:vAlign w:val="center"/>
          </w:tcPr>
          <w:p w14:paraId="4F176D9D" w14:textId="47156BC5"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پرستار</w:t>
            </w:r>
          </w:p>
        </w:tc>
        <w:tc>
          <w:tcPr>
            <w:tcW w:w="2339" w:type="dxa"/>
            <w:vAlign w:val="center"/>
          </w:tcPr>
          <w:p w14:paraId="1BD43963" w14:textId="77777777"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کارشناس پرستاری</w:t>
            </w:r>
          </w:p>
          <w:p w14:paraId="50D4FC59" w14:textId="37AA561E"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دانشجو کارشناسی ارشد پرستاری داخلی-جراحی</w:t>
            </w:r>
          </w:p>
        </w:tc>
        <w:tc>
          <w:tcPr>
            <w:tcW w:w="1171" w:type="dxa"/>
            <w:vAlign w:val="center"/>
          </w:tcPr>
          <w:p w14:paraId="15E1B3C8" w14:textId="1CB69DDC" w:rsidR="005B1030" w:rsidRDefault="005B1030" w:rsidP="005B1030">
            <w:pPr>
              <w:bidi/>
              <w:jc w:val="center"/>
              <w:rPr>
                <w:rFonts w:ascii="Times New Roman" w:hAnsi="Times New Roman" w:cs="B Nazanin" w:hint="cs"/>
                <w:b/>
                <w:sz w:val="28"/>
                <w:szCs w:val="28"/>
                <w:rtl/>
              </w:rPr>
            </w:pPr>
            <w:r>
              <w:rPr>
                <w:rFonts w:ascii="Times New Roman" w:hAnsi="Times New Roman" w:cs="B Nazanin" w:hint="cs"/>
                <w:b/>
                <w:sz w:val="28"/>
                <w:szCs w:val="28"/>
                <w:rtl/>
              </w:rPr>
              <w:t>تولید محتوا</w:t>
            </w:r>
          </w:p>
        </w:tc>
        <w:tc>
          <w:tcPr>
            <w:tcW w:w="1709" w:type="dxa"/>
            <w:vAlign w:val="center"/>
          </w:tcPr>
          <w:p w14:paraId="0EBAC425" w14:textId="24D2B60C"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09129263778</w:t>
            </w:r>
          </w:p>
        </w:tc>
        <w:tc>
          <w:tcPr>
            <w:tcW w:w="1323" w:type="dxa"/>
            <w:vAlign w:val="center"/>
          </w:tcPr>
          <w:p w14:paraId="2E0373AB" w14:textId="77777777" w:rsidR="005B1030" w:rsidRDefault="005B1030" w:rsidP="005B1030">
            <w:pPr>
              <w:bidi/>
              <w:jc w:val="center"/>
              <w:rPr>
                <w:rFonts w:ascii="Times New Roman" w:hAnsi="Times New Roman" w:cs="B Nazanin"/>
                <w:b/>
                <w:sz w:val="28"/>
                <w:szCs w:val="28"/>
                <w:rtl/>
              </w:rPr>
            </w:pPr>
          </w:p>
        </w:tc>
      </w:tr>
      <w:tr w:rsidR="005B1030" w14:paraId="6A7C509D" w14:textId="77777777" w:rsidTr="00E20C0F">
        <w:trPr>
          <w:cantSplit/>
          <w:trHeight w:val="1140"/>
        </w:trPr>
        <w:tc>
          <w:tcPr>
            <w:tcW w:w="709" w:type="dxa"/>
            <w:vAlign w:val="center"/>
          </w:tcPr>
          <w:p w14:paraId="30844B7A" w14:textId="25AC03B7" w:rsidR="005B1030" w:rsidRDefault="005B1030" w:rsidP="005B1030">
            <w:pPr>
              <w:bidi/>
              <w:jc w:val="center"/>
              <w:rPr>
                <w:rFonts w:ascii="Times New Roman" w:hAnsi="Times New Roman" w:cs="B Nazanin"/>
                <w:b/>
                <w:color w:val="7030A0"/>
                <w:sz w:val="28"/>
                <w:szCs w:val="28"/>
                <w:rtl/>
              </w:rPr>
            </w:pPr>
            <w:r>
              <w:rPr>
                <w:rFonts w:ascii="Times New Roman" w:hAnsi="Times New Roman" w:cs="B Nazanin" w:hint="cs"/>
                <w:b/>
                <w:color w:val="7030A0"/>
                <w:sz w:val="28"/>
                <w:szCs w:val="28"/>
                <w:rtl/>
              </w:rPr>
              <w:t>2</w:t>
            </w:r>
          </w:p>
        </w:tc>
        <w:tc>
          <w:tcPr>
            <w:tcW w:w="1209" w:type="dxa"/>
            <w:vAlign w:val="center"/>
          </w:tcPr>
          <w:p w14:paraId="5E505EE9" w14:textId="412D726E" w:rsidR="005B1030" w:rsidRDefault="005B1030" w:rsidP="005B1030">
            <w:pPr>
              <w:pStyle w:val="Heading3"/>
              <w:bidi/>
              <w:rPr>
                <w:rFonts w:ascii="Times New Roman" w:hAnsi="Times New Roman" w:cs="B Nazanin"/>
                <w:bCs w:val="0"/>
                <w:sz w:val="28"/>
                <w:szCs w:val="28"/>
                <w:rtl/>
              </w:rPr>
            </w:pPr>
            <w:r>
              <w:rPr>
                <w:rFonts w:ascii="Times New Roman" w:hAnsi="Times New Roman" w:cs="B Nazanin" w:hint="cs"/>
                <w:bCs w:val="0"/>
                <w:sz w:val="28"/>
                <w:szCs w:val="28"/>
                <w:rtl/>
              </w:rPr>
              <w:t>دانیال عبدلی</w:t>
            </w:r>
          </w:p>
        </w:tc>
        <w:tc>
          <w:tcPr>
            <w:tcW w:w="1080" w:type="dxa"/>
            <w:vAlign w:val="center"/>
          </w:tcPr>
          <w:p w14:paraId="4C55F772" w14:textId="078BB012" w:rsidR="005B1030" w:rsidRDefault="005B1030" w:rsidP="005B1030">
            <w:pPr>
              <w:bidi/>
              <w:jc w:val="center"/>
              <w:rPr>
                <w:rFonts w:ascii="Times New Roman" w:hAnsi="Times New Roman" w:cs="B Nazanin"/>
                <w:b/>
                <w:sz w:val="28"/>
                <w:szCs w:val="28"/>
                <w:rtl/>
              </w:rPr>
            </w:pPr>
            <w:r>
              <w:rPr>
                <w:rFonts w:ascii="Times New Roman" w:hAnsi="Times New Roman" w:cs="B Nazanin" w:hint="cs"/>
                <w:b/>
                <w:sz w:val="28"/>
                <w:szCs w:val="28"/>
                <w:rtl/>
              </w:rPr>
              <w:t>پرستار</w:t>
            </w:r>
          </w:p>
        </w:tc>
        <w:tc>
          <w:tcPr>
            <w:tcW w:w="2339" w:type="dxa"/>
            <w:vAlign w:val="center"/>
          </w:tcPr>
          <w:p w14:paraId="271D5806" w14:textId="413B525F" w:rsidR="005B1030" w:rsidRDefault="005B1030" w:rsidP="005B1030">
            <w:pPr>
              <w:bidi/>
              <w:jc w:val="center"/>
              <w:rPr>
                <w:rFonts w:ascii="Times New Roman" w:hAnsi="Times New Roman" w:cs="B Nazanin"/>
                <w:b/>
                <w:sz w:val="28"/>
                <w:szCs w:val="28"/>
                <w:rtl/>
              </w:rPr>
            </w:pPr>
            <w:r>
              <w:rPr>
                <w:rFonts w:ascii="Times New Roman" w:hAnsi="Times New Roman" w:cs="B Nazanin" w:hint="cs"/>
                <w:b/>
                <w:sz w:val="28"/>
                <w:szCs w:val="28"/>
                <w:rtl/>
              </w:rPr>
              <w:t>دانشجوی کارشناسی ارشد</w:t>
            </w:r>
          </w:p>
          <w:p w14:paraId="1902B259" w14:textId="58812217" w:rsidR="005B1030" w:rsidRDefault="005B1030" w:rsidP="005B1030">
            <w:pPr>
              <w:bidi/>
              <w:jc w:val="center"/>
              <w:rPr>
                <w:rFonts w:ascii="Times New Roman" w:hAnsi="Times New Roman" w:cs="B Nazanin"/>
                <w:b/>
                <w:sz w:val="28"/>
                <w:szCs w:val="28"/>
                <w:rtl/>
              </w:rPr>
            </w:pPr>
          </w:p>
        </w:tc>
        <w:tc>
          <w:tcPr>
            <w:tcW w:w="1171" w:type="dxa"/>
            <w:vAlign w:val="center"/>
          </w:tcPr>
          <w:p w14:paraId="1780C352" w14:textId="2B38A406"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پشتییانی نرم افزار</w:t>
            </w:r>
          </w:p>
        </w:tc>
        <w:tc>
          <w:tcPr>
            <w:tcW w:w="1709" w:type="dxa"/>
            <w:vAlign w:val="center"/>
          </w:tcPr>
          <w:p w14:paraId="41D1E31A" w14:textId="1F776864" w:rsidR="005B1030" w:rsidRDefault="005B1030" w:rsidP="005B1030">
            <w:pPr>
              <w:bidi/>
              <w:jc w:val="center"/>
              <w:rPr>
                <w:rFonts w:ascii="Times New Roman" w:hAnsi="Times New Roman" w:cs="B Nazanin"/>
                <w:b/>
                <w:sz w:val="28"/>
                <w:szCs w:val="28"/>
                <w:rtl/>
              </w:rPr>
            </w:pPr>
            <w:r>
              <w:rPr>
                <w:rFonts w:ascii="Times New Roman" w:hAnsi="Times New Roman" w:cs="B Nazanin" w:hint="cs"/>
                <w:b/>
                <w:sz w:val="28"/>
                <w:szCs w:val="28"/>
                <w:rtl/>
              </w:rPr>
              <w:t>09034032686</w:t>
            </w:r>
          </w:p>
        </w:tc>
        <w:tc>
          <w:tcPr>
            <w:tcW w:w="1323" w:type="dxa"/>
            <w:vAlign w:val="center"/>
          </w:tcPr>
          <w:p w14:paraId="2C022CC5" w14:textId="77777777" w:rsidR="005B1030" w:rsidRDefault="005B1030" w:rsidP="005B1030">
            <w:pPr>
              <w:bidi/>
              <w:jc w:val="center"/>
              <w:rPr>
                <w:rFonts w:ascii="Times New Roman" w:hAnsi="Times New Roman" w:cs="B Nazanin"/>
                <w:b/>
                <w:sz w:val="28"/>
                <w:szCs w:val="28"/>
                <w:rtl/>
              </w:rPr>
            </w:pPr>
          </w:p>
        </w:tc>
      </w:tr>
      <w:tr w:rsidR="005B1030" w14:paraId="01930E26" w14:textId="77777777" w:rsidTr="00E20C0F">
        <w:trPr>
          <w:cantSplit/>
          <w:trHeight w:val="1140"/>
        </w:trPr>
        <w:tc>
          <w:tcPr>
            <w:tcW w:w="709" w:type="dxa"/>
            <w:vAlign w:val="center"/>
          </w:tcPr>
          <w:p w14:paraId="3E2D8914" w14:textId="42EC74A8" w:rsidR="005B1030" w:rsidRDefault="005B1030" w:rsidP="005B1030">
            <w:pPr>
              <w:bidi/>
              <w:jc w:val="center"/>
              <w:rPr>
                <w:rFonts w:ascii="Times New Roman" w:hAnsi="Times New Roman" w:cs="B Nazanin"/>
                <w:b/>
                <w:color w:val="7030A0"/>
                <w:sz w:val="28"/>
                <w:szCs w:val="28"/>
                <w:rtl/>
              </w:rPr>
            </w:pPr>
            <w:r>
              <w:rPr>
                <w:rFonts w:ascii="Times New Roman" w:hAnsi="Times New Roman" w:cs="B Nazanin" w:hint="cs"/>
                <w:b/>
                <w:color w:val="7030A0"/>
                <w:sz w:val="28"/>
                <w:szCs w:val="28"/>
                <w:rtl/>
              </w:rPr>
              <w:t>3</w:t>
            </w:r>
          </w:p>
        </w:tc>
        <w:tc>
          <w:tcPr>
            <w:tcW w:w="1209" w:type="dxa"/>
            <w:vAlign w:val="center"/>
          </w:tcPr>
          <w:p w14:paraId="73F08946" w14:textId="6ECD0115" w:rsidR="005B1030" w:rsidRDefault="005B1030" w:rsidP="005B1030">
            <w:pPr>
              <w:pStyle w:val="Heading3"/>
              <w:bidi/>
              <w:rPr>
                <w:rFonts w:ascii="Times New Roman" w:hAnsi="Times New Roman" w:cs="B Nazanin"/>
                <w:bCs w:val="0"/>
                <w:sz w:val="28"/>
                <w:szCs w:val="28"/>
                <w:rtl/>
              </w:rPr>
            </w:pPr>
            <w:r>
              <w:rPr>
                <w:rFonts w:ascii="Times New Roman" w:hAnsi="Times New Roman" w:cs="B Nazanin"/>
                <w:bCs w:val="0"/>
                <w:sz w:val="28"/>
                <w:szCs w:val="28"/>
                <w:rtl/>
              </w:rPr>
              <w:t>کامیار جدیدالسلام</w:t>
            </w:r>
          </w:p>
        </w:tc>
        <w:tc>
          <w:tcPr>
            <w:tcW w:w="1080" w:type="dxa"/>
            <w:vAlign w:val="center"/>
          </w:tcPr>
          <w:p w14:paraId="6DCF276E" w14:textId="285172D6"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پرستار</w:t>
            </w:r>
          </w:p>
        </w:tc>
        <w:tc>
          <w:tcPr>
            <w:tcW w:w="2339" w:type="dxa"/>
            <w:vAlign w:val="center"/>
          </w:tcPr>
          <w:p w14:paraId="3F28A178" w14:textId="428F7114"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کارشناس پرستاری</w:t>
            </w:r>
          </w:p>
        </w:tc>
        <w:tc>
          <w:tcPr>
            <w:tcW w:w="1171" w:type="dxa"/>
            <w:vAlign w:val="center"/>
          </w:tcPr>
          <w:p w14:paraId="14C751D6" w14:textId="493BEA4F"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پشتییانی نرم افزار</w:t>
            </w:r>
          </w:p>
        </w:tc>
        <w:tc>
          <w:tcPr>
            <w:tcW w:w="1709" w:type="dxa"/>
            <w:vAlign w:val="center"/>
          </w:tcPr>
          <w:p w14:paraId="3D9B3F08" w14:textId="7AABF884"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09389916800</w:t>
            </w:r>
          </w:p>
        </w:tc>
        <w:tc>
          <w:tcPr>
            <w:tcW w:w="1323" w:type="dxa"/>
            <w:vAlign w:val="center"/>
          </w:tcPr>
          <w:p w14:paraId="07CDE9E8" w14:textId="77777777" w:rsidR="005B1030" w:rsidRDefault="005B1030" w:rsidP="005B1030">
            <w:pPr>
              <w:bidi/>
              <w:jc w:val="center"/>
              <w:rPr>
                <w:rFonts w:ascii="Times New Roman" w:hAnsi="Times New Roman" w:cs="B Nazanin"/>
                <w:b/>
                <w:sz w:val="28"/>
                <w:szCs w:val="28"/>
                <w:rtl/>
              </w:rPr>
            </w:pPr>
          </w:p>
        </w:tc>
      </w:tr>
      <w:tr w:rsidR="005B1030" w14:paraId="63AC6E37" w14:textId="77777777" w:rsidTr="00E20C0F">
        <w:trPr>
          <w:cantSplit/>
          <w:trHeight w:val="1140"/>
        </w:trPr>
        <w:tc>
          <w:tcPr>
            <w:tcW w:w="709" w:type="dxa"/>
            <w:vAlign w:val="center"/>
          </w:tcPr>
          <w:p w14:paraId="7091EA27" w14:textId="1171B7FD" w:rsidR="005B1030" w:rsidRDefault="005B1030" w:rsidP="005B1030">
            <w:pPr>
              <w:bidi/>
              <w:jc w:val="center"/>
              <w:rPr>
                <w:rFonts w:ascii="Times New Roman" w:hAnsi="Times New Roman" w:cs="B Nazanin"/>
                <w:b/>
                <w:color w:val="7030A0"/>
                <w:sz w:val="28"/>
                <w:szCs w:val="28"/>
                <w:rtl/>
              </w:rPr>
            </w:pPr>
            <w:r>
              <w:rPr>
                <w:rFonts w:ascii="Times New Roman" w:hAnsi="Times New Roman" w:cs="B Nazanin" w:hint="cs"/>
                <w:b/>
                <w:color w:val="7030A0"/>
                <w:sz w:val="28"/>
                <w:szCs w:val="28"/>
                <w:rtl/>
              </w:rPr>
              <w:t>4</w:t>
            </w:r>
          </w:p>
        </w:tc>
        <w:tc>
          <w:tcPr>
            <w:tcW w:w="1209" w:type="dxa"/>
            <w:vAlign w:val="center"/>
          </w:tcPr>
          <w:p w14:paraId="28D0DA13" w14:textId="7CAF92F8" w:rsidR="005B1030" w:rsidRDefault="005B1030" w:rsidP="005B1030">
            <w:pPr>
              <w:pStyle w:val="Heading3"/>
              <w:bidi/>
              <w:rPr>
                <w:rFonts w:ascii="Times New Roman" w:hAnsi="Times New Roman" w:cs="B Nazanin"/>
                <w:bCs w:val="0"/>
                <w:sz w:val="28"/>
                <w:szCs w:val="28"/>
                <w:rtl/>
              </w:rPr>
            </w:pPr>
            <w:r>
              <w:rPr>
                <w:rFonts w:ascii="Times New Roman" w:hAnsi="Times New Roman" w:cs="B Nazanin"/>
                <w:bCs w:val="0"/>
                <w:sz w:val="28"/>
                <w:szCs w:val="28"/>
                <w:rtl/>
              </w:rPr>
              <w:t>محمدامین سبزی</w:t>
            </w:r>
          </w:p>
        </w:tc>
        <w:tc>
          <w:tcPr>
            <w:tcW w:w="1080" w:type="dxa"/>
            <w:vAlign w:val="center"/>
          </w:tcPr>
          <w:p w14:paraId="6F4AC0C6" w14:textId="76A6308C"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دانشجو</w:t>
            </w:r>
          </w:p>
        </w:tc>
        <w:tc>
          <w:tcPr>
            <w:tcW w:w="2339" w:type="dxa"/>
            <w:vAlign w:val="center"/>
          </w:tcPr>
          <w:p w14:paraId="21D25CC6" w14:textId="60A15FD2"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دانشجو کارشناسی پرستاری</w:t>
            </w:r>
          </w:p>
        </w:tc>
        <w:tc>
          <w:tcPr>
            <w:tcW w:w="1171" w:type="dxa"/>
            <w:vAlign w:val="center"/>
          </w:tcPr>
          <w:p w14:paraId="1E3DE0B0" w14:textId="29E5E9F6"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پشتیبانی نرم افزار</w:t>
            </w:r>
          </w:p>
        </w:tc>
        <w:tc>
          <w:tcPr>
            <w:tcW w:w="1709" w:type="dxa"/>
            <w:vAlign w:val="center"/>
          </w:tcPr>
          <w:p w14:paraId="46E181B9" w14:textId="744D40B4" w:rsidR="005B1030" w:rsidRDefault="005B1030" w:rsidP="005B1030">
            <w:pPr>
              <w:bidi/>
              <w:jc w:val="center"/>
              <w:rPr>
                <w:rFonts w:ascii="Times New Roman" w:hAnsi="Times New Roman" w:cs="B Nazanin"/>
                <w:b/>
                <w:sz w:val="28"/>
                <w:szCs w:val="28"/>
                <w:rtl/>
              </w:rPr>
            </w:pPr>
            <w:r>
              <w:rPr>
                <w:rFonts w:ascii="Times New Roman" w:hAnsi="Times New Roman" w:cs="B Nazanin"/>
                <w:b/>
                <w:sz w:val="28"/>
                <w:szCs w:val="28"/>
                <w:rtl/>
              </w:rPr>
              <w:t>09184637930</w:t>
            </w:r>
          </w:p>
        </w:tc>
        <w:tc>
          <w:tcPr>
            <w:tcW w:w="1323" w:type="dxa"/>
            <w:vAlign w:val="center"/>
          </w:tcPr>
          <w:p w14:paraId="543A827A" w14:textId="77777777" w:rsidR="005B1030" w:rsidRDefault="005B1030" w:rsidP="005B1030">
            <w:pPr>
              <w:bidi/>
              <w:jc w:val="center"/>
              <w:rPr>
                <w:rFonts w:ascii="Times New Roman" w:hAnsi="Times New Roman" w:cs="B Nazanin"/>
                <w:b/>
                <w:sz w:val="28"/>
                <w:szCs w:val="28"/>
                <w:rtl/>
              </w:rPr>
            </w:pPr>
          </w:p>
        </w:tc>
      </w:tr>
    </w:tbl>
    <w:p w14:paraId="19F1EBA9" w14:textId="77777777" w:rsidR="00EC0BFD" w:rsidRDefault="009B18FE" w:rsidP="00BB4A8F">
      <w:pPr>
        <w:bidi/>
        <w:spacing w:after="0"/>
        <w:jc w:val="center"/>
        <w:rPr>
          <w:rFonts w:ascii="Times New Roman" w:eastAsia="Times New Roman" w:hAnsi="Times New Roman" w:cs="B Nazanin"/>
          <w:b/>
          <w:color w:val="7030A0"/>
          <w:sz w:val="28"/>
          <w:szCs w:val="28"/>
          <w:rtl/>
        </w:rPr>
      </w:pPr>
      <w:r>
        <w:rPr>
          <w:rFonts w:ascii="Times New Roman" w:hAnsi="Times New Roman" w:cs="B Nazanin"/>
          <w:b/>
          <w:color w:val="7030A0"/>
          <w:sz w:val="28"/>
          <w:szCs w:val="28"/>
          <w:rtl/>
        </w:rPr>
        <w:br w:type="page"/>
      </w:r>
    </w:p>
    <w:p w14:paraId="70EA7082" w14:textId="77777777" w:rsidR="005D7845" w:rsidRDefault="009B18FE" w:rsidP="00BB4A8F">
      <w:pPr>
        <w:bidi/>
        <w:spacing w:after="0"/>
        <w:jc w:val="center"/>
        <w:rPr>
          <w:rFonts w:ascii="Times New Roman" w:eastAsia="Times New Roman" w:hAnsi="Times New Roman" w:cs="B Nazanin"/>
          <w:b/>
          <w:color w:val="7030A0"/>
          <w:sz w:val="28"/>
          <w:szCs w:val="28"/>
        </w:rPr>
      </w:pPr>
      <w:r>
        <w:rPr>
          <w:rFonts w:ascii="Times New Roman" w:eastAsia="Times New Roman" w:hAnsi="Times New Roman" w:cs="B Nazanin"/>
          <w:b/>
          <w:color w:val="7030A0"/>
          <w:sz w:val="28"/>
          <w:szCs w:val="28"/>
          <w:rtl/>
        </w:rPr>
        <w:lastRenderedPageBreak/>
        <w:t xml:space="preserve">قسمت دوم- اطلاعات مربوط به طرح </w:t>
      </w:r>
      <w:r w:rsidR="00514D82">
        <w:rPr>
          <w:rFonts w:ascii="Times New Roman" w:eastAsia="Times New Roman" w:hAnsi="Times New Roman" w:cs="B Nazanin"/>
          <w:b/>
          <w:color w:val="7030A0"/>
          <w:sz w:val="28"/>
          <w:szCs w:val="28"/>
          <w:rtl/>
        </w:rPr>
        <w:t>محصول محور</w:t>
      </w:r>
    </w:p>
    <w:p w14:paraId="6CEB1B51" w14:textId="77777777" w:rsidR="005D7845" w:rsidRDefault="005D7845" w:rsidP="00BB4A8F">
      <w:pPr>
        <w:bidi/>
        <w:spacing w:after="0"/>
        <w:jc w:val="both"/>
        <w:rPr>
          <w:rFonts w:ascii="Times New Roman" w:eastAsia="Times New Roman" w:hAnsi="Times New Roman" w:cs="B Nazanin"/>
          <w:b/>
          <w:color w:val="7030A0"/>
          <w:sz w:val="28"/>
          <w:szCs w:val="28"/>
          <w:lang w:bidi="fa-IR"/>
        </w:rPr>
      </w:pPr>
    </w:p>
    <w:p w14:paraId="250550B1" w14:textId="77777777" w:rsidR="00476DD9" w:rsidRDefault="009B18FE" w:rsidP="00BB4A8F">
      <w:pPr>
        <w:bidi/>
        <w:spacing w:after="0"/>
        <w:jc w:val="both"/>
        <w:rPr>
          <w:rFonts w:ascii="Times New Roman" w:eastAsia="Times New Roman" w:hAnsi="Times New Roman" w:cs="B Nazanin"/>
          <w:b/>
          <w:color w:val="7030A0"/>
          <w:sz w:val="28"/>
          <w:szCs w:val="28"/>
          <w:rtl/>
        </w:rPr>
      </w:pPr>
      <w:r>
        <w:rPr>
          <w:rFonts w:ascii="Times New Roman" w:eastAsia="Times New Roman" w:hAnsi="Times New Roman" w:cs="B Nazanin"/>
          <w:b/>
          <w:color w:val="7030A0"/>
          <w:sz w:val="28"/>
          <w:szCs w:val="28"/>
          <w:rtl/>
        </w:rPr>
        <w:t>الف</w:t>
      </w:r>
      <w:r w:rsidR="00476DD9">
        <w:rPr>
          <w:rFonts w:ascii="Times New Roman" w:eastAsia="Times New Roman" w:hAnsi="Times New Roman" w:cs="B Nazanin"/>
          <w:b/>
          <w:color w:val="7030A0"/>
          <w:sz w:val="28"/>
          <w:szCs w:val="28"/>
          <w:rtl/>
        </w:rPr>
        <w:t>)</w:t>
      </w:r>
      <w:r>
        <w:rPr>
          <w:rFonts w:ascii="Times New Roman" w:eastAsia="Times New Roman" w:hAnsi="Times New Roman" w:cs="B Nazanin"/>
          <w:b/>
          <w:color w:val="7030A0"/>
          <w:sz w:val="28"/>
          <w:szCs w:val="28"/>
          <w:rtl/>
        </w:rPr>
        <w:t>عنوان</w:t>
      </w:r>
      <w:r>
        <w:rPr>
          <w:rFonts w:ascii="Times New Roman" w:hAnsi="Times New Roman" w:cs="B Nazanin"/>
          <w:b/>
          <w:color w:val="7030A0"/>
          <w:sz w:val="28"/>
          <w:szCs w:val="28"/>
          <w:rtl/>
        </w:rPr>
        <w:t xml:space="preserve"> </w:t>
      </w:r>
      <w:r>
        <w:rPr>
          <w:rFonts w:ascii="Times New Roman" w:eastAsia="Times New Roman" w:hAnsi="Times New Roman" w:cs="B Nazanin"/>
          <w:b/>
          <w:color w:val="7030A0"/>
          <w:sz w:val="28"/>
          <w:szCs w:val="28"/>
          <w:rtl/>
        </w:rPr>
        <w:t>طرح به فارسي:</w:t>
      </w:r>
    </w:p>
    <w:p w14:paraId="7A46F000" w14:textId="77777777" w:rsidR="00476DD9" w:rsidRDefault="00476DD9" w:rsidP="00BB4A8F">
      <w:pPr>
        <w:bidi/>
        <w:spacing w:after="0"/>
        <w:jc w:val="both"/>
        <w:rPr>
          <w:rFonts w:ascii="Times New Roman" w:eastAsia="Times New Roman" w:hAnsi="Times New Roman" w:cs="B Nazanin"/>
          <w:b/>
          <w:color w:val="7030A0"/>
          <w:sz w:val="28"/>
          <w:szCs w:val="28"/>
          <w:rtl/>
        </w:rPr>
      </w:pPr>
    </w:p>
    <w:p w14:paraId="01C806C7" w14:textId="6827F120" w:rsidR="00476DD9" w:rsidRDefault="00476DD9" w:rsidP="00BB4A8F">
      <w:pPr>
        <w:bidi/>
        <w:spacing w:after="0"/>
        <w:jc w:val="both"/>
        <w:rPr>
          <w:rFonts w:ascii="Times New Roman" w:eastAsia="Times New Roman" w:hAnsi="Times New Roman" w:cs="B Nazanin"/>
          <w:b/>
          <w:color w:val="7030A0"/>
          <w:sz w:val="28"/>
          <w:szCs w:val="28"/>
          <w:rtl/>
        </w:rPr>
      </w:pPr>
      <w:r>
        <w:rPr>
          <w:rFonts w:ascii="Times New Roman" w:hAnsi="Times New Roman" w:cs="B Nazanin"/>
          <w:b/>
          <w:sz w:val="28"/>
          <w:szCs w:val="28"/>
          <w:rtl/>
        </w:rPr>
        <w:t xml:space="preserve">طراحی نرم افزار </w:t>
      </w:r>
      <w:r w:rsidR="0034667E">
        <w:rPr>
          <w:rFonts w:ascii="Times New Roman" w:hAnsi="Times New Roman" w:cs="B Nazanin" w:hint="cs"/>
          <w:b/>
          <w:sz w:val="28"/>
          <w:szCs w:val="28"/>
          <w:rtl/>
        </w:rPr>
        <w:t xml:space="preserve">آموزش </w:t>
      </w:r>
      <w:r>
        <w:rPr>
          <w:rFonts w:ascii="Times New Roman" w:hAnsi="Times New Roman" w:cs="B Nazanin"/>
          <w:b/>
          <w:sz w:val="28"/>
          <w:szCs w:val="28"/>
          <w:rtl/>
        </w:rPr>
        <w:t>پ</w:t>
      </w:r>
      <w:r w:rsidRPr="0034667E">
        <w:rPr>
          <w:rFonts w:ascii="Times New Roman" w:hAnsi="Times New Roman" w:cs="B Nazanin"/>
          <w:b/>
          <w:sz w:val="28"/>
          <w:szCs w:val="28"/>
          <w:highlight w:val="yellow"/>
          <w:rtl/>
        </w:rPr>
        <w:t>رستاری</w:t>
      </w:r>
      <w:r>
        <w:rPr>
          <w:rFonts w:ascii="Times New Roman" w:hAnsi="Times New Roman" w:cs="B Nazanin"/>
          <w:b/>
          <w:sz w:val="28"/>
          <w:szCs w:val="28"/>
          <w:rtl/>
        </w:rPr>
        <w:t xml:space="preserve"> مبتنی بر گوشی هوشمند</w:t>
      </w:r>
    </w:p>
    <w:p w14:paraId="5F488906" w14:textId="77777777" w:rsidR="00767844" w:rsidRDefault="00767844" w:rsidP="00BB4A8F">
      <w:pPr>
        <w:bidi/>
        <w:spacing w:after="0"/>
        <w:jc w:val="both"/>
        <w:rPr>
          <w:rFonts w:ascii="Times New Roman" w:eastAsia="Times New Roman" w:hAnsi="Times New Roman" w:cs="B Nazanin"/>
          <w:b/>
          <w:color w:val="7030A0"/>
          <w:sz w:val="28"/>
          <w:szCs w:val="28"/>
          <w:rtl/>
          <w:lang w:bidi="fa-IR"/>
        </w:rPr>
      </w:pPr>
    </w:p>
    <w:p w14:paraId="0F261129" w14:textId="0E723A05" w:rsidR="005D7845" w:rsidRDefault="009B18FE" w:rsidP="00BB4A8F">
      <w:pPr>
        <w:bidi/>
        <w:spacing w:after="0"/>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rPr>
        <w:t>ب) عنوان</w:t>
      </w:r>
      <w:r>
        <w:rPr>
          <w:rFonts w:ascii="Times New Roman" w:hAnsi="Times New Roman" w:cs="B Nazanin"/>
          <w:b/>
          <w:color w:val="7030A0"/>
          <w:sz w:val="28"/>
          <w:szCs w:val="28"/>
          <w:rtl/>
        </w:rPr>
        <w:t xml:space="preserve"> </w:t>
      </w:r>
      <w:r>
        <w:rPr>
          <w:rFonts w:ascii="Times New Roman" w:eastAsia="Times New Roman" w:hAnsi="Times New Roman" w:cs="B Nazanin"/>
          <w:b/>
          <w:color w:val="7030A0"/>
          <w:sz w:val="28"/>
          <w:szCs w:val="28"/>
          <w:rtl/>
        </w:rPr>
        <w:t xml:space="preserve">طرح به انگليسي: </w:t>
      </w:r>
    </w:p>
    <w:p w14:paraId="63ECB91E" w14:textId="77777777" w:rsidR="00476DD9" w:rsidRDefault="00476DD9" w:rsidP="00BB4A8F">
      <w:pPr>
        <w:bidi/>
        <w:spacing w:after="0"/>
        <w:jc w:val="both"/>
        <w:rPr>
          <w:rFonts w:ascii="Times New Roman" w:eastAsia="Times New Roman" w:hAnsi="Times New Roman" w:cs="B Nazanin"/>
          <w:b/>
          <w:color w:val="7030A0"/>
          <w:sz w:val="28"/>
          <w:szCs w:val="28"/>
          <w:rtl/>
          <w:lang w:bidi="fa-IR"/>
        </w:rPr>
      </w:pPr>
    </w:p>
    <w:p w14:paraId="48596AE5" w14:textId="07F47220" w:rsidR="00476DD9" w:rsidRDefault="00476DD9" w:rsidP="00444715">
      <w:pPr>
        <w:bidi/>
        <w:spacing w:after="0"/>
        <w:jc w:val="center"/>
        <w:rPr>
          <w:rFonts w:ascii="Times New Roman" w:eastAsia="Times New Roman" w:hAnsi="Times New Roman" w:cs="B Nazanin"/>
          <w:b/>
          <w:sz w:val="28"/>
          <w:szCs w:val="28"/>
          <w:lang w:bidi="fa-IR"/>
        </w:rPr>
        <w:pPrChange w:id="66" w:author="مسعود رضائی" w:date="2024-07-31T08:33:00Z">
          <w:pPr>
            <w:bidi/>
            <w:spacing w:after="0"/>
            <w:jc w:val="both"/>
          </w:pPr>
        </w:pPrChange>
      </w:pPr>
      <w:r>
        <w:rPr>
          <w:rFonts w:ascii="Times New Roman" w:eastAsia="Times New Roman" w:hAnsi="Times New Roman" w:cs="B Nazanin"/>
          <w:b/>
          <w:sz w:val="28"/>
          <w:szCs w:val="28"/>
          <w:lang w:bidi="fa-IR"/>
        </w:rPr>
        <w:t>Designing a nursing application based on a smart phone</w:t>
      </w:r>
    </w:p>
    <w:p w14:paraId="426D1C26" w14:textId="77777777" w:rsidR="007E12DF" w:rsidRDefault="007E12DF" w:rsidP="00BB4A8F">
      <w:pPr>
        <w:bidi/>
        <w:spacing w:after="0"/>
        <w:ind w:left="1440" w:right="-540"/>
        <w:contextualSpacing/>
        <w:rPr>
          <w:rFonts w:ascii="Times New Roman" w:hAnsi="Times New Roman" w:cs="B Nazanin"/>
          <w:b/>
          <w:color w:val="7030A0"/>
          <w:sz w:val="28"/>
          <w:szCs w:val="28"/>
          <w:lang w:bidi="fa-IR"/>
        </w:rPr>
      </w:pPr>
    </w:p>
    <w:p w14:paraId="6EDDB7DE" w14:textId="77777777" w:rsidR="00666550" w:rsidRDefault="00666550" w:rsidP="00BB4A8F">
      <w:pPr>
        <w:tabs>
          <w:tab w:val="left" w:pos="2410"/>
          <w:tab w:val="left" w:pos="5830"/>
        </w:tabs>
        <w:bidi/>
        <w:spacing w:after="0"/>
        <w:jc w:val="both"/>
        <w:rPr>
          <w:rFonts w:ascii="Times New Roman" w:eastAsia="Times New Roman" w:hAnsi="Times New Roman" w:cs="B Nazanin"/>
          <w:b/>
          <w:color w:val="7030A0"/>
          <w:sz w:val="28"/>
          <w:szCs w:val="28"/>
          <w:u w:val="single"/>
        </w:rPr>
      </w:pPr>
    </w:p>
    <w:p w14:paraId="4AE3A63A" w14:textId="77777777" w:rsidR="00767844" w:rsidRDefault="009B18FE" w:rsidP="00BB4A8F">
      <w:pPr>
        <w:bidi/>
        <w:spacing w:after="0"/>
        <w:jc w:val="both"/>
        <w:rPr>
          <w:rFonts w:ascii="Times New Roman" w:eastAsia="Times New Roman" w:hAnsi="Times New Roman" w:cs="B Nazanin"/>
          <w:b/>
          <w:color w:val="7030A0"/>
          <w:sz w:val="28"/>
          <w:szCs w:val="28"/>
          <w:u w:val="single"/>
          <w:rtl/>
        </w:rPr>
      </w:pPr>
      <w:r>
        <w:rPr>
          <w:rFonts w:ascii="Times New Roman" w:hAnsi="Times New Roman" w:cs="B Nazanin"/>
          <w:b/>
          <w:color w:val="7030A0"/>
          <w:sz w:val="28"/>
          <w:szCs w:val="28"/>
          <w:u w:val="single"/>
          <w:rtl/>
        </w:rPr>
        <w:t>مقدمه و ضرورت اجرای طرح( توجیه</w:t>
      </w:r>
      <w:r w:rsidR="005342D6">
        <w:rPr>
          <w:rFonts w:ascii="Times New Roman" w:hAnsi="Times New Roman" w:cs="B Nazanin"/>
          <w:b/>
          <w:color w:val="7030A0"/>
          <w:sz w:val="28"/>
          <w:szCs w:val="28"/>
          <w:u w:val="single"/>
          <w:rtl/>
        </w:rPr>
        <w:t xml:space="preserve"> علمی،</w:t>
      </w:r>
      <w:r>
        <w:rPr>
          <w:rFonts w:ascii="Times New Roman" w:hAnsi="Times New Roman" w:cs="B Nazanin"/>
          <w:b/>
          <w:color w:val="7030A0"/>
          <w:sz w:val="28"/>
          <w:szCs w:val="28"/>
          <w:u w:val="single"/>
          <w:rtl/>
        </w:rPr>
        <w:t xml:space="preserve"> اقتصادی و فنی) </w:t>
      </w:r>
    </w:p>
    <w:p w14:paraId="1A6CCC2D" w14:textId="77777777" w:rsidR="005D7845" w:rsidRDefault="009B18FE" w:rsidP="00BB4A8F">
      <w:pPr>
        <w:bidi/>
        <w:spacing w:after="0"/>
        <w:jc w:val="both"/>
        <w:rPr>
          <w:rFonts w:ascii="Times New Roman" w:eastAsia="Times New Roman" w:hAnsi="Times New Roman" w:cs="B Nazanin"/>
          <w:b/>
          <w:color w:val="7030A0"/>
          <w:sz w:val="28"/>
          <w:szCs w:val="28"/>
          <w:u w:val="single"/>
          <w:rtl/>
          <w:lang w:bidi="fa-IR"/>
        </w:rPr>
      </w:pPr>
      <w:r>
        <w:rPr>
          <w:rFonts w:ascii="Times New Roman" w:eastAsia="Times New Roman" w:hAnsi="Times New Roman" w:cs="B Nazanin"/>
          <w:b/>
          <w:color w:val="7030A0"/>
          <w:sz w:val="28"/>
          <w:szCs w:val="28"/>
          <w:u w:val="single"/>
          <w:rtl/>
        </w:rPr>
        <w:t xml:space="preserve">(بيان مسئله، مرور متون، </w:t>
      </w:r>
      <w:r w:rsidR="00ED0C45" w:rsidRPr="00444715">
        <w:rPr>
          <w:rFonts w:ascii="Times New Roman" w:eastAsia="Times New Roman" w:hAnsi="Times New Roman" w:cs="B Nazanin"/>
          <w:b/>
          <w:color w:val="7030A0"/>
          <w:sz w:val="28"/>
          <w:szCs w:val="28"/>
          <w:highlight w:val="yellow"/>
          <w:u w:val="single"/>
          <w:rtl/>
          <w:rPrChange w:id="67" w:author="مسعود رضائی" w:date="2024-07-31T08:41:00Z">
            <w:rPr>
              <w:rFonts w:ascii="Times New Roman" w:eastAsia="Times New Roman" w:hAnsi="Times New Roman" w:cs="B Nazanin"/>
              <w:b/>
              <w:color w:val="7030A0"/>
              <w:sz w:val="28"/>
              <w:szCs w:val="28"/>
              <w:u w:val="single"/>
              <w:rtl/>
            </w:rPr>
          </w:rPrChange>
        </w:rPr>
        <w:t xml:space="preserve">مزایای </w:t>
      </w:r>
      <w:commentRangeStart w:id="68"/>
      <w:r w:rsidR="00ED0C45" w:rsidRPr="00444715">
        <w:rPr>
          <w:rFonts w:ascii="Times New Roman" w:eastAsia="Times New Roman" w:hAnsi="Times New Roman" w:cs="B Nazanin"/>
          <w:b/>
          <w:color w:val="7030A0"/>
          <w:sz w:val="28"/>
          <w:szCs w:val="28"/>
          <w:highlight w:val="yellow"/>
          <w:u w:val="single"/>
          <w:rtl/>
          <w:rPrChange w:id="69" w:author="مسعود رضائی" w:date="2024-07-31T08:41:00Z">
            <w:rPr>
              <w:rFonts w:ascii="Times New Roman" w:eastAsia="Times New Roman" w:hAnsi="Times New Roman" w:cs="B Nazanin"/>
              <w:b/>
              <w:color w:val="7030A0"/>
              <w:sz w:val="28"/>
              <w:szCs w:val="28"/>
              <w:u w:val="single"/>
              <w:rtl/>
            </w:rPr>
          </w:rPrChange>
        </w:rPr>
        <w:t>اجتماعی</w:t>
      </w:r>
      <w:commentRangeEnd w:id="68"/>
      <w:r w:rsidR="00444715">
        <w:rPr>
          <w:rStyle w:val="CommentReference"/>
          <w:rFonts w:ascii="Garamond" w:eastAsia="Times New Roman" w:hAnsi="Garamond" w:cs="Times New Roman"/>
          <w:rtl/>
          <w:lang w:val="x-none" w:eastAsia="x-none" w:bidi="fa-IR"/>
        </w:rPr>
        <w:commentReference w:id="68"/>
      </w:r>
      <w:r w:rsidR="00ED0C45" w:rsidRPr="00444715">
        <w:rPr>
          <w:rFonts w:ascii="Times New Roman" w:eastAsia="Times New Roman" w:hAnsi="Times New Roman" w:cs="B Nazanin"/>
          <w:b/>
          <w:color w:val="7030A0"/>
          <w:sz w:val="28"/>
          <w:szCs w:val="28"/>
          <w:highlight w:val="yellow"/>
          <w:u w:val="single"/>
          <w:rtl/>
          <w:rPrChange w:id="70" w:author="مسعود رضائی" w:date="2024-07-31T08:41:00Z">
            <w:rPr>
              <w:rFonts w:ascii="Times New Roman" w:eastAsia="Times New Roman" w:hAnsi="Times New Roman" w:cs="B Nazanin"/>
              <w:b/>
              <w:color w:val="7030A0"/>
              <w:sz w:val="28"/>
              <w:szCs w:val="28"/>
              <w:u w:val="single"/>
              <w:rtl/>
            </w:rPr>
          </w:rPrChange>
        </w:rPr>
        <w:t>/اقتصادی</w:t>
      </w:r>
      <w:r w:rsidR="00ED0C45">
        <w:rPr>
          <w:rFonts w:ascii="Times New Roman" w:eastAsia="Times New Roman" w:hAnsi="Times New Roman" w:cs="B Nazanin"/>
          <w:b/>
          <w:color w:val="7030A0"/>
          <w:sz w:val="28"/>
          <w:szCs w:val="28"/>
          <w:u w:val="single"/>
          <w:rtl/>
        </w:rPr>
        <w:t xml:space="preserve">/ زیست محیطی طرح، </w:t>
      </w:r>
      <w:commentRangeStart w:id="71"/>
      <w:r w:rsidR="00ED0C45">
        <w:rPr>
          <w:rFonts w:ascii="Times New Roman" w:eastAsia="Times New Roman" w:hAnsi="Times New Roman" w:cs="B Nazanin"/>
          <w:b/>
          <w:color w:val="7030A0"/>
          <w:sz w:val="28"/>
          <w:szCs w:val="28"/>
          <w:u w:val="single"/>
          <w:rtl/>
        </w:rPr>
        <w:t>بازار طرح</w:t>
      </w:r>
      <w:commentRangeEnd w:id="71"/>
      <w:r w:rsidR="00444715">
        <w:rPr>
          <w:rStyle w:val="CommentReference"/>
          <w:rFonts w:ascii="Garamond" w:eastAsia="Times New Roman" w:hAnsi="Garamond" w:cs="Times New Roman"/>
          <w:rtl/>
          <w:lang w:val="x-none" w:eastAsia="x-none" w:bidi="fa-IR"/>
        </w:rPr>
        <w:commentReference w:id="71"/>
      </w:r>
      <w:r>
        <w:rPr>
          <w:rFonts w:ascii="Times New Roman" w:eastAsia="Times New Roman" w:hAnsi="Times New Roman" w:cs="B Nazanin"/>
          <w:b/>
          <w:color w:val="7030A0"/>
          <w:sz w:val="28"/>
          <w:szCs w:val="28"/>
          <w:u w:val="single"/>
          <w:rtl/>
        </w:rPr>
        <w:t>)</w:t>
      </w:r>
    </w:p>
    <w:p w14:paraId="5AE18A4D" w14:textId="77777777" w:rsidR="00687590" w:rsidRDefault="004922BF" w:rsidP="00BB4A8F">
      <w:pPr>
        <w:numPr>
          <w:ilvl w:val="0"/>
          <w:numId w:val="26"/>
        </w:numPr>
        <w:bidi/>
        <w:spacing w:after="0"/>
        <w:ind w:right="-540"/>
        <w:contextualSpacing/>
        <w:rPr>
          <w:rFonts w:ascii="Times New Roman" w:hAnsi="Times New Roman" w:cs="B Nazanin"/>
          <w:b/>
          <w:color w:val="7030A0"/>
          <w:sz w:val="28"/>
          <w:szCs w:val="28"/>
          <w:lang w:bidi="fa-IR"/>
        </w:rPr>
      </w:pPr>
      <w:r>
        <w:rPr>
          <w:rFonts w:ascii="Times New Roman" w:hAnsi="Times New Roman" w:cs="B Nazanin"/>
          <w:b/>
          <w:color w:val="7030A0"/>
          <w:sz w:val="28"/>
          <w:szCs w:val="28"/>
          <w:rtl/>
          <w:lang w:bidi="fa-IR"/>
        </w:rPr>
        <w:t>تشریح و توصیف مسئله</w:t>
      </w:r>
      <w:r w:rsidR="00497FA3">
        <w:rPr>
          <w:rFonts w:ascii="Times New Roman" w:hAnsi="Times New Roman" w:cs="B Nazanin"/>
          <w:b/>
          <w:color w:val="7030A0"/>
          <w:sz w:val="28"/>
          <w:szCs w:val="28"/>
          <w:rtl/>
          <w:lang w:bidi="fa-IR"/>
        </w:rPr>
        <w:t xml:space="preserve"> و</w:t>
      </w:r>
      <w:r w:rsidR="009B18FE">
        <w:rPr>
          <w:rFonts w:ascii="Times New Roman" w:hAnsi="Times New Roman" w:cs="B Nazanin"/>
          <w:b/>
          <w:color w:val="7030A0"/>
          <w:sz w:val="28"/>
          <w:szCs w:val="28"/>
          <w:rtl/>
          <w:lang w:bidi="fa-IR"/>
        </w:rPr>
        <w:t xml:space="preserve"> بررسی </w:t>
      </w:r>
      <w:r w:rsidR="009B18FE" w:rsidRPr="003C49E5">
        <w:rPr>
          <w:rFonts w:ascii="Times New Roman" w:hAnsi="Times New Roman" w:cs="B Nazanin"/>
          <w:b/>
          <w:color w:val="7030A0"/>
          <w:sz w:val="28"/>
          <w:szCs w:val="28"/>
          <w:highlight w:val="yellow"/>
          <w:rtl/>
          <w:lang w:bidi="fa-IR"/>
          <w:rPrChange w:id="72" w:author="مسعود رضائی" w:date="2024-07-31T08:47:00Z">
            <w:rPr>
              <w:rFonts w:ascii="Times New Roman" w:hAnsi="Times New Roman" w:cs="B Nazanin"/>
              <w:b/>
              <w:color w:val="7030A0"/>
              <w:sz w:val="28"/>
              <w:szCs w:val="28"/>
              <w:rtl/>
              <w:lang w:bidi="fa-IR"/>
            </w:rPr>
          </w:rPrChange>
        </w:rPr>
        <w:t>معضلات و تنگناهای کنونی.</w:t>
      </w:r>
      <w:r w:rsidR="009B18FE">
        <w:rPr>
          <w:rFonts w:ascii="Times New Roman" w:hAnsi="Times New Roman" w:cs="B Nazanin"/>
          <w:b/>
          <w:color w:val="7030A0"/>
          <w:sz w:val="28"/>
          <w:szCs w:val="28"/>
          <w:rtl/>
          <w:lang w:bidi="fa-IR"/>
        </w:rPr>
        <w:t xml:space="preserve"> (برخی از معضلات شناسایی شده و یا محتمل در فرآیند بررسی و حل مسئله یا تحلیل پروژه) </w:t>
      </w:r>
    </w:p>
    <w:p w14:paraId="19838F68" w14:textId="77777777" w:rsidR="00687590" w:rsidRPr="003C49E5" w:rsidRDefault="009B18FE" w:rsidP="00BB4A8F">
      <w:pPr>
        <w:pStyle w:val="ListParagraph"/>
        <w:numPr>
          <w:ilvl w:val="0"/>
          <w:numId w:val="26"/>
        </w:numPr>
        <w:bidi/>
        <w:spacing w:after="0"/>
        <w:ind w:right="-540"/>
        <w:rPr>
          <w:rFonts w:ascii="Times New Roman" w:hAnsi="Times New Roman" w:cs="B Nazanin"/>
          <w:b/>
          <w:color w:val="7030A0"/>
          <w:sz w:val="28"/>
          <w:szCs w:val="28"/>
          <w:highlight w:val="yellow"/>
          <w:lang w:bidi="fa-IR"/>
          <w:rPrChange w:id="73" w:author="مسعود رضائی" w:date="2024-07-31T08:47:00Z">
            <w:rPr>
              <w:rFonts w:ascii="Times New Roman" w:hAnsi="Times New Roman" w:cs="B Nazanin"/>
              <w:b/>
              <w:color w:val="7030A0"/>
              <w:sz w:val="28"/>
              <w:szCs w:val="28"/>
              <w:lang w:bidi="fa-IR"/>
            </w:rPr>
          </w:rPrChange>
        </w:rPr>
      </w:pPr>
      <w:commentRangeStart w:id="74"/>
      <w:r w:rsidRPr="003C49E5">
        <w:rPr>
          <w:rFonts w:ascii="Times New Roman" w:hAnsi="Times New Roman" w:cs="B Nazanin"/>
          <w:b/>
          <w:color w:val="7030A0"/>
          <w:sz w:val="28"/>
          <w:szCs w:val="28"/>
          <w:highlight w:val="yellow"/>
          <w:rtl/>
          <w:lang w:bidi="fa-IR"/>
          <w:rPrChange w:id="75" w:author="مسعود رضائی" w:date="2024-07-31T08:47:00Z">
            <w:rPr>
              <w:rFonts w:ascii="Times New Roman" w:hAnsi="Times New Roman" w:cs="B Nazanin"/>
              <w:b/>
              <w:color w:val="7030A0"/>
              <w:sz w:val="28"/>
              <w:szCs w:val="28"/>
              <w:rtl/>
              <w:lang w:bidi="fa-IR"/>
            </w:rPr>
          </w:rPrChange>
        </w:rPr>
        <w:t>راه حل های کشف شده قبلی و تحلیل و تفسیر راه حل</w:t>
      </w:r>
      <w:r w:rsidRPr="003C49E5">
        <w:rPr>
          <w:rFonts w:ascii="Times New Roman" w:hAnsi="Times New Roman" w:cs="B Nazanin"/>
          <w:b/>
          <w:color w:val="7030A0"/>
          <w:sz w:val="28"/>
          <w:szCs w:val="28"/>
          <w:highlight w:val="yellow"/>
          <w:rtl/>
          <w:lang w:bidi="fa-IR"/>
          <w:rPrChange w:id="76" w:author="مسعود رضائی" w:date="2024-07-31T08:47:00Z">
            <w:rPr>
              <w:rFonts w:ascii="Times New Roman" w:hAnsi="Times New Roman" w:cs="B Nazanin"/>
              <w:b/>
              <w:color w:val="7030A0"/>
              <w:sz w:val="28"/>
              <w:szCs w:val="28"/>
              <w:rtl/>
              <w:lang w:bidi="fa-IR"/>
            </w:rPr>
          </w:rPrChange>
        </w:rPr>
        <w:softHyphen/>
        <w:t>های موجود</w:t>
      </w:r>
      <w:commentRangeEnd w:id="74"/>
      <w:r w:rsidR="003C49E5">
        <w:rPr>
          <w:rStyle w:val="CommentReference"/>
          <w:rFonts w:ascii="Garamond" w:hAnsi="Garamond" w:cs="Times New Roman"/>
          <w:rtl/>
          <w:lang w:bidi="fa-IR"/>
        </w:rPr>
        <w:commentReference w:id="74"/>
      </w:r>
    </w:p>
    <w:p w14:paraId="67213DAE" w14:textId="77777777" w:rsidR="00333EED" w:rsidRDefault="00333EED" w:rsidP="00BB4A8F">
      <w:pPr>
        <w:bidi/>
        <w:spacing w:after="0"/>
        <w:ind w:right="-540"/>
        <w:contextualSpacing/>
        <w:rPr>
          <w:rFonts w:ascii="Times New Roman" w:hAnsi="Times New Roman" w:cs="B Nazanin"/>
          <w:b/>
          <w:color w:val="7030A0"/>
          <w:sz w:val="28"/>
          <w:szCs w:val="28"/>
          <w:u w:val="single"/>
          <w:rtl/>
          <w:lang w:bidi="fa-IR"/>
        </w:rPr>
      </w:pPr>
    </w:p>
    <w:p w14:paraId="4132F4C9" w14:textId="463EDA02" w:rsidR="00735584" w:rsidDel="003C49E5" w:rsidRDefault="00735584" w:rsidP="00735584">
      <w:pPr>
        <w:bidi/>
        <w:jc w:val="both"/>
        <w:rPr>
          <w:del w:id="77" w:author="مسعود رضائی" w:date="2024-07-31T08:52:00Z"/>
          <w:rFonts w:ascii="Times New Roman" w:hAnsi="Times New Roman" w:cs="B Nazanin"/>
          <w:color w:val="000000"/>
          <w:sz w:val="28"/>
          <w:szCs w:val="28"/>
          <w:rtl/>
          <w:lang w:val="en-GB" w:bidi="fa-IR"/>
        </w:rPr>
      </w:pPr>
      <w:del w:id="78" w:author="مسعود رضائی" w:date="2024-07-31T08:52:00Z">
        <w:r w:rsidDel="003C49E5">
          <w:rPr>
            <w:rFonts w:ascii="Times New Roman" w:hAnsi="Times New Roman" w:cs="B Nazanin"/>
            <w:color w:val="000000"/>
            <w:sz w:val="28"/>
            <w:szCs w:val="28"/>
            <w:rtl/>
            <w:lang w:val="en-GB" w:bidi="fa-IR"/>
          </w:rPr>
          <w:delText>تکنولوژی‌های موبایلی مثل گوشی‌های هوشمند و تبلت‌ها فرصت خاصی را ارائه می‌کنند تا اطلاعات با کیفیت بالا را مستقیما به دست مصرف کننده‌ها برسانند (</w:delText>
        </w:r>
        <w:r w:rsidDel="003C49E5">
          <w:rPr>
            <w:rFonts w:ascii="Times New Roman" w:hAnsi="Times New Roman" w:cs="B Nazanin"/>
            <w:color w:val="000000"/>
            <w:sz w:val="28"/>
            <w:szCs w:val="28"/>
            <w:lang w:val="en-GB" w:bidi="fa-IR"/>
          </w:rPr>
          <w:delText>Colton et al,2016</w:delText>
        </w:r>
        <w:r w:rsidDel="003C49E5">
          <w:rPr>
            <w:rFonts w:ascii="Times New Roman" w:hAnsi="Times New Roman" w:cs="B Nazanin"/>
            <w:color w:val="000000"/>
            <w:sz w:val="28"/>
            <w:szCs w:val="28"/>
            <w:rtl/>
            <w:lang w:val="en-GB" w:bidi="fa-IR"/>
          </w:rPr>
          <w:delText xml:space="preserve">). </w:delText>
        </w:r>
      </w:del>
    </w:p>
    <w:p w14:paraId="5AE58BD9" w14:textId="787618EA" w:rsidR="00735584" w:rsidDel="0034667E" w:rsidRDefault="00735584" w:rsidP="009A6A75">
      <w:pPr>
        <w:bidi/>
        <w:jc w:val="both"/>
        <w:rPr>
          <w:del w:id="79" w:author="student" w:date="2024-07-29T12:43:00Z"/>
          <w:rFonts w:ascii="Times New Roman" w:hAnsi="Times New Roman" w:cs="B Nazanin"/>
          <w:color w:val="000000"/>
          <w:sz w:val="28"/>
          <w:szCs w:val="28"/>
          <w:rtl/>
          <w:lang w:val="en-GB" w:bidi="fa-IR"/>
        </w:rPr>
      </w:pPr>
      <w:r>
        <w:rPr>
          <w:rFonts w:ascii="Times New Roman" w:hAnsi="Times New Roman" w:cs="B Nazanin"/>
          <w:color w:val="000000"/>
          <w:sz w:val="28"/>
          <w:szCs w:val="28"/>
          <w:rtl/>
          <w:lang w:val="en-GB" w:bidi="fa-IR"/>
        </w:rPr>
        <w:t>همگام با توسعه‌ی تکنولوژی‌های موبایلی در دنیای امروز، تلفن‌های هوشمند بخش جدایی ناپذیری از زندگی روزانه ما هستند. تلفن‌های هوشمند از آنجایی که قابل حمل و چند کاره هستند و دسترسی مداوم و خدمات اینترنتی را ارائه می‌دهند، بسیار محبوب هستند (</w:t>
      </w:r>
      <w:r>
        <w:rPr>
          <w:rFonts w:ascii="Times New Roman" w:hAnsi="Times New Roman" w:cs="B Nazanin"/>
          <w:color w:val="000000"/>
          <w:sz w:val="28"/>
          <w:szCs w:val="28"/>
          <w:lang w:val="en-GB" w:bidi="fa-IR"/>
        </w:rPr>
        <w:t>Kacaroglu Vicdan et al, 2019</w:t>
      </w:r>
      <w:r>
        <w:rPr>
          <w:rFonts w:ascii="Times New Roman" w:hAnsi="Times New Roman" w:cs="B Nazanin"/>
          <w:color w:val="000000"/>
          <w:sz w:val="28"/>
          <w:szCs w:val="28"/>
          <w:rtl/>
          <w:lang w:val="en-GB" w:bidi="fa-IR"/>
        </w:rPr>
        <w:t>).</w:t>
      </w:r>
      <w:ins w:id="80" w:author="student" w:date="2024-07-29T12:43:00Z">
        <w:r w:rsidR="0034667E">
          <w:rPr>
            <w:rFonts w:ascii="Times New Roman" w:hAnsi="Times New Roman" w:cs="B Nazanin" w:hint="cs"/>
            <w:color w:val="000000"/>
            <w:sz w:val="28"/>
            <w:szCs w:val="28"/>
            <w:rtl/>
            <w:lang w:val="en-GB" w:bidi="fa-IR"/>
          </w:rPr>
          <w:t xml:space="preserve"> </w:t>
        </w:r>
      </w:ins>
      <w:ins w:id="81" w:author="مسعود رضائی" w:date="2024-07-31T08:55:00Z">
        <w:r w:rsidR="003F488E">
          <w:rPr>
            <w:rFonts w:ascii="Times New Roman" w:hAnsi="Times New Roman" w:cs="B Nazanin" w:hint="cs"/>
            <w:color w:val="000000"/>
            <w:sz w:val="28"/>
            <w:szCs w:val="28"/>
            <w:rtl/>
            <w:lang w:val="en-GB" w:bidi="fa-IR"/>
          </w:rPr>
          <w:t xml:space="preserve">در زمینه آموزش </w:t>
        </w:r>
        <w:r w:rsidR="003F488E">
          <w:rPr>
            <w:rFonts w:ascii="Times New Roman" w:hAnsi="Times New Roman" w:cs="B Nazanin"/>
            <w:color w:val="000000"/>
            <w:sz w:val="28"/>
            <w:szCs w:val="28"/>
            <w:rtl/>
            <w:lang w:val="en-GB" w:bidi="fa-IR"/>
          </w:rPr>
          <w:t>با توجه به قابلیت حمل و دسترسی آسان</w:t>
        </w:r>
      </w:ins>
      <w:ins w:id="82" w:author="مسعود رضائی" w:date="2024-07-31T10:01:00Z">
        <w:r w:rsidR="00D03357">
          <w:rPr>
            <w:rFonts w:ascii="Times New Roman" w:hAnsi="Times New Roman" w:cs="B Nazanin" w:hint="cs"/>
            <w:color w:val="000000"/>
            <w:sz w:val="28"/>
            <w:szCs w:val="28"/>
            <w:rtl/>
            <w:lang w:val="en-GB" w:bidi="fa-IR"/>
          </w:rPr>
          <w:t>،</w:t>
        </w:r>
      </w:ins>
      <w:ins w:id="83" w:author="مسعود رضائی" w:date="2024-07-31T08:55:00Z">
        <w:r w:rsidR="003F488E">
          <w:rPr>
            <w:rFonts w:ascii="Times New Roman" w:hAnsi="Times New Roman" w:cs="B Nazanin"/>
            <w:color w:val="000000"/>
            <w:sz w:val="28"/>
            <w:szCs w:val="28"/>
            <w:rtl/>
            <w:lang w:val="en-GB" w:bidi="fa-IR"/>
          </w:rPr>
          <w:t xml:space="preserve"> گوشی‌های هوشمند امکان آسان کردن یادگیری فعال و منظم را با تشویق دانشجویان به همکاری و ارتباط میان آن‌ها فراهم می‌کنند (</w:t>
        </w:r>
        <w:r w:rsidR="003F488E">
          <w:rPr>
            <w:rFonts w:ascii="Times New Roman" w:hAnsi="Times New Roman" w:cs="B Nazanin"/>
            <w:color w:val="000000"/>
            <w:sz w:val="28"/>
            <w:szCs w:val="28"/>
            <w:lang w:val="en-GB" w:bidi="fa-IR"/>
          </w:rPr>
          <w:t>Kim ju H et al, 2019</w:t>
        </w:r>
        <w:r w:rsidR="003F488E">
          <w:rPr>
            <w:rFonts w:ascii="Times New Roman" w:hAnsi="Times New Roman" w:cs="B Nazanin"/>
            <w:color w:val="000000"/>
            <w:sz w:val="28"/>
            <w:szCs w:val="28"/>
            <w:rtl/>
            <w:lang w:val="en-GB" w:bidi="fa-IR"/>
          </w:rPr>
          <w:t>). اپلیکیشن‌ها، نرم افزارهایی هستند که به صورت خاص برای وسیله ‌های مثل گوشی‌های هوشمند و تبلت‌ها کدنویسی و طراحی شده‌اند (</w:t>
        </w:r>
        <w:r w:rsidR="003F488E">
          <w:rPr>
            <w:rFonts w:ascii="Times New Roman" w:hAnsi="Times New Roman" w:cs="B Nazanin"/>
            <w:color w:val="000000"/>
            <w:sz w:val="28"/>
            <w:szCs w:val="28"/>
            <w:lang w:val="en-GB" w:bidi="fa-IR"/>
          </w:rPr>
          <w:t>Kacaroglu Vicdan et al, 2019</w:t>
        </w:r>
        <w:r w:rsidR="003F488E">
          <w:rPr>
            <w:rFonts w:ascii="Times New Roman" w:hAnsi="Times New Roman" w:cs="B Nazanin"/>
            <w:color w:val="000000"/>
            <w:sz w:val="28"/>
            <w:szCs w:val="28"/>
            <w:rtl/>
            <w:lang w:val="en-GB" w:bidi="fa-IR"/>
          </w:rPr>
          <w:t>).</w:t>
        </w:r>
        <w:r w:rsidR="003F488E">
          <w:rPr>
            <w:rFonts w:ascii="Times New Roman" w:hAnsi="Times New Roman" w:cs="B Nazanin" w:hint="cs"/>
            <w:color w:val="000000"/>
            <w:sz w:val="28"/>
            <w:szCs w:val="28"/>
            <w:rtl/>
            <w:lang w:val="en-GB" w:bidi="fa-IR"/>
          </w:rPr>
          <w:t xml:space="preserve"> </w:t>
        </w:r>
      </w:ins>
    </w:p>
    <w:p w14:paraId="27EC103E" w14:textId="09D21B79" w:rsidR="0034667E" w:rsidDel="00D03357" w:rsidRDefault="0034667E" w:rsidP="00444715">
      <w:pPr>
        <w:bidi/>
        <w:jc w:val="both"/>
        <w:rPr>
          <w:ins w:id="84" w:author="student" w:date="2024-07-29T12:43:00Z"/>
          <w:del w:id="85" w:author="مسعود رضائی" w:date="2024-07-31T10:01:00Z"/>
          <w:rFonts w:ascii="Times New Roman" w:hAnsi="Times New Roman" w:cs="B Nazanin"/>
          <w:color w:val="000000"/>
          <w:sz w:val="28"/>
          <w:szCs w:val="28"/>
          <w:rtl/>
          <w:lang w:val="en-GB" w:bidi="fa-IR"/>
        </w:rPr>
      </w:pPr>
    </w:p>
    <w:p w14:paraId="2BDE0DDF" w14:textId="5C74A328" w:rsidR="00735584" w:rsidRDefault="00735584" w:rsidP="00D03357">
      <w:pPr>
        <w:bidi/>
        <w:jc w:val="both"/>
        <w:rPr>
          <w:rFonts w:ascii="Times New Roman" w:hAnsi="Times New Roman" w:cs="B Nazanin"/>
          <w:color w:val="000000"/>
          <w:sz w:val="28"/>
          <w:szCs w:val="28"/>
          <w:rtl/>
          <w:lang w:val="en-GB" w:bidi="fa-IR"/>
        </w:rPr>
      </w:pPr>
      <w:r>
        <w:rPr>
          <w:rFonts w:ascii="Times New Roman" w:hAnsi="Times New Roman" w:cs="B Nazanin"/>
          <w:color w:val="000000"/>
          <w:sz w:val="28"/>
          <w:szCs w:val="28"/>
          <w:rtl/>
          <w:lang w:val="en-GB" w:bidi="fa-IR"/>
        </w:rPr>
        <w:t>در رشته‌ی پرستاری دانشجویان در نیمی از برنامه درسی خود در اعمال بالینی شرکت می‌کنند</w:t>
      </w:r>
      <w:del w:id="86" w:author="مسعود رضائی" w:date="2024-07-31T10:01:00Z">
        <w:r w:rsidDel="00D03357">
          <w:rPr>
            <w:rFonts w:ascii="Times New Roman" w:hAnsi="Times New Roman" w:cs="B Nazanin"/>
            <w:color w:val="000000"/>
            <w:sz w:val="28"/>
            <w:szCs w:val="28"/>
            <w:rtl/>
            <w:lang w:val="en-GB" w:bidi="fa-IR"/>
          </w:rPr>
          <w:delText>.</w:delText>
        </w:r>
      </w:del>
      <w:r>
        <w:rPr>
          <w:rFonts w:ascii="Times New Roman" w:hAnsi="Times New Roman" w:cs="B Nazanin"/>
          <w:color w:val="000000"/>
          <w:sz w:val="28"/>
          <w:szCs w:val="28"/>
          <w:rtl/>
          <w:lang w:val="en-GB" w:bidi="fa-IR"/>
        </w:rPr>
        <w:t xml:space="preserve"> (</w:t>
      </w:r>
      <w:r>
        <w:rPr>
          <w:rFonts w:ascii="Times New Roman" w:hAnsi="Times New Roman" w:cs="B Nazanin"/>
          <w:color w:val="000000"/>
          <w:sz w:val="28"/>
          <w:szCs w:val="28"/>
          <w:lang w:val="en-GB" w:bidi="fa-IR"/>
        </w:rPr>
        <w:t>Colton et al,2016</w:t>
      </w:r>
      <w:r>
        <w:rPr>
          <w:rFonts w:ascii="Times New Roman" w:hAnsi="Times New Roman" w:cs="B Nazanin"/>
          <w:color w:val="000000"/>
          <w:sz w:val="28"/>
          <w:szCs w:val="28"/>
          <w:rtl/>
          <w:lang w:val="en-GB" w:bidi="fa-IR"/>
        </w:rPr>
        <w:t>). در شرایط بالینی که نیازمند مراقبت پیچیده سلامتی است، دانشجویان پرستاری چالش‌های زیادی در اجرای دانش تئوری و مهارت‌های آموخته شده دارند (</w:t>
      </w:r>
      <w:r>
        <w:rPr>
          <w:rFonts w:ascii="Times New Roman" w:hAnsi="Times New Roman" w:cs="B Nazanin"/>
          <w:color w:val="000000"/>
          <w:sz w:val="28"/>
          <w:szCs w:val="28"/>
          <w:lang w:val="en-GB" w:bidi="fa-IR"/>
        </w:rPr>
        <w:t>Kim ju H et al, 2019</w:t>
      </w:r>
      <w:r>
        <w:rPr>
          <w:rFonts w:ascii="Times New Roman" w:hAnsi="Times New Roman" w:cs="B Nazanin"/>
          <w:color w:val="000000"/>
          <w:sz w:val="28"/>
          <w:szCs w:val="28"/>
          <w:rtl/>
          <w:lang w:val="en-GB" w:bidi="fa-IR"/>
        </w:rPr>
        <w:t xml:space="preserve">). همچنین، مدت زیادی است که </w:t>
      </w:r>
      <w:r>
        <w:rPr>
          <w:rFonts w:ascii="Times New Roman" w:hAnsi="Times New Roman" w:cs="B Nazanin"/>
          <w:color w:val="000000"/>
          <w:sz w:val="28"/>
          <w:szCs w:val="28"/>
          <w:rtl/>
          <w:lang w:val="en-GB" w:bidi="fa-IR"/>
        </w:rPr>
        <w:lastRenderedPageBreak/>
        <w:t>اثبات شده هم دانشجویان و هم مربیان در طول اعمال بالینی و کارورزی نیازمند حمایت هستند (</w:t>
      </w:r>
      <w:r>
        <w:rPr>
          <w:rFonts w:ascii="Times New Roman" w:hAnsi="Times New Roman" w:cs="B Nazanin"/>
          <w:color w:val="000000"/>
          <w:sz w:val="28"/>
          <w:szCs w:val="28"/>
          <w:lang w:val="en-GB" w:bidi="fa-IR"/>
        </w:rPr>
        <w:t>Colton et al,2016</w:t>
      </w:r>
      <w:r>
        <w:rPr>
          <w:rFonts w:ascii="Times New Roman" w:hAnsi="Times New Roman" w:cs="B Nazanin"/>
          <w:color w:val="000000"/>
          <w:sz w:val="28"/>
          <w:szCs w:val="28"/>
          <w:rtl/>
          <w:lang w:val="en-GB" w:bidi="fa-IR"/>
        </w:rPr>
        <w:t>) و کماکان دانشجویان پرستاری در یادگیری و اعمال دانش و مهارت‌ها در محیط بالینی با چالش‌هایی روبرو خواهند شد (</w:t>
      </w:r>
      <w:r>
        <w:rPr>
          <w:rFonts w:ascii="Times New Roman" w:hAnsi="Times New Roman" w:cs="B Nazanin"/>
          <w:color w:val="000000"/>
          <w:sz w:val="28"/>
          <w:szCs w:val="28"/>
          <w:lang w:val="en-GB" w:bidi="fa-IR"/>
        </w:rPr>
        <w:t>O’Connor et al, 2018</w:t>
      </w:r>
      <w:r>
        <w:rPr>
          <w:rFonts w:ascii="Times New Roman" w:hAnsi="Times New Roman" w:cs="B Nazanin"/>
          <w:color w:val="000000"/>
          <w:sz w:val="28"/>
          <w:szCs w:val="28"/>
          <w:rtl/>
          <w:lang w:val="en-GB" w:bidi="fa-IR"/>
        </w:rPr>
        <w:t>).</w:t>
      </w:r>
    </w:p>
    <w:p w14:paraId="60018573" w14:textId="2637D8A4" w:rsidR="00735584" w:rsidDel="0034667E" w:rsidRDefault="00735584" w:rsidP="00735584">
      <w:pPr>
        <w:bidi/>
        <w:jc w:val="both"/>
        <w:rPr>
          <w:del w:id="87" w:author="student" w:date="2024-07-29T12:44:00Z"/>
          <w:rFonts w:ascii="Times New Roman" w:hAnsi="Times New Roman" w:cs="B Nazanin"/>
          <w:color w:val="000000"/>
          <w:sz w:val="28"/>
          <w:szCs w:val="28"/>
          <w:rtl/>
          <w:lang w:val="en-GB" w:bidi="fa-IR"/>
        </w:rPr>
      </w:pPr>
      <w:r>
        <w:rPr>
          <w:rFonts w:ascii="Times New Roman" w:hAnsi="Times New Roman" w:cs="B Nazanin"/>
          <w:color w:val="000000"/>
          <w:sz w:val="28"/>
          <w:szCs w:val="28"/>
          <w:rtl/>
          <w:lang w:val="en-GB" w:bidi="fa-IR"/>
        </w:rPr>
        <w:t>دانشجویان پرستاری دید خاصی به نحوه استفاده از گوشی‌های هوشمند و اپلیکیشن‌های موبایلی دارند که می‌تواند یادگیری در محیط بالینی را بهبود بخشد (</w:t>
      </w:r>
      <w:r>
        <w:rPr>
          <w:rFonts w:ascii="Times New Roman" w:hAnsi="Times New Roman" w:cs="B Nazanin"/>
          <w:color w:val="000000"/>
          <w:sz w:val="28"/>
          <w:szCs w:val="28"/>
          <w:lang w:val="en-GB" w:bidi="fa-IR"/>
        </w:rPr>
        <w:t>O’Connor et al, 2018</w:t>
      </w:r>
      <w:r>
        <w:rPr>
          <w:rFonts w:ascii="Times New Roman" w:hAnsi="Times New Roman" w:cs="B Nazanin"/>
          <w:color w:val="000000"/>
          <w:sz w:val="28"/>
          <w:szCs w:val="28"/>
          <w:rtl/>
          <w:lang w:val="en-GB" w:bidi="fa-IR"/>
        </w:rPr>
        <w:t>). همچنین، به این نتیجه رسیده‌اند که مفیدترین اپلیکیشن‌های مبتنی بر گوشی‌های هوشمند به آن‌ها کمک می‌کند تا استرس خود را مدیریت کنند (</w:t>
      </w:r>
      <w:r>
        <w:rPr>
          <w:rFonts w:ascii="Times New Roman" w:hAnsi="Times New Roman" w:cs="B Nazanin"/>
          <w:color w:val="000000"/>
          <w:sz w:val="28"/>
          <w:szCs w:val="28"/>
          <w:lang w:val="en-GB" w:bidi="fa-IR"/>
        </w:rPr>
        <w:t>Colton et al,2016</w:t>
      </w:r>
      <w:r>
        <w:rPr>
          <w:rFonts w:ascii="Times New Roman" w:hAnsi="Times New Roman" w:cs="B Nazanin"/>
          <w:color w:val="000000"/>
          <w:sz w:val="28"/>
          <w:szCs w:val="28"/>
          <w:rtl/>
          <w:lang w:val="en-GB" w:bidi="fa-IR"/>
        </w:rPr>
        <w:t>). علاوه بر این، مطالعات قبلی گزارش کرده‌اند زمانی که تکنولوژی‌های ارتباطی مبتنی بر گوشی هوشمند بر یادگیری مهارت‌های پرستاری اعمال می‌شوند، شایستگی پرستاری به طور موثری بهبود پیدا می‌کند (</w:t>
      </w:r>
      <w:r>
        <w:rPr>
          <w:rFonts w:ascii="Times New Roman" w:hAnsi="Times New Roman" w:cs="B Nazanin"/>
          <w:color w:val="000000"/>
          <w:sz w:val="28"/>
          <w:szCs w:val="28"/>
          <w:lang w:val="en-GB" w:bidi="fa-IR"/>
        </w:rPr>
        <w:t>Kim ju H et al, 2019</w:t>
      </w:r>
      <w:r>
        <w:rPr>
          <w:rFonts w:ascii="Times New Roman" w:hAnsi="Times New Roman" w:cs="B Nazanin"/>
          <w:color w:val="000000"/>
          <w:sz w:val="28"/>
          <w:szCs w:val="28"/>
          <w:rtl/>
          <w:lang w:val="en-GB" w:bidi="fa-IR"/>
        </w:rPr>
        <w:t>). تا کنون طیف وسیعی از اپلیکیشن های آموزشی مثل ماشین حساب‌ها، راهنماهای مراجع دارویی و دیکشنری‌های پزشکی توسط دانشجویان استفاده شده‌اند (</w:t>
      </w:r>
      <w:r>
        <w:rPr>
          <w:rFonts w:ascii="Times New Roman" w:hAnsi="Times New Roman" w:cs="B Nazanin"/>
          <w:color w:val="000000"/>
          <w:sz w:val="28"/>
          <w:szCs w:val="28"/>
          <w:lang w:val="en-GB" w:bidi="fa-IR"/>
        </w:rPr>
        <w:t>O’Connor et al, 2018</w:t>
      </w:r>
      <w:r>
        <w:rPr>
          <w:rFonts w:ascii="Times New Roman" w:hAnsi="Times New Roman" w:cs="B Nazanin"/>
          <w:color w:val="000000"/>
          <w:sz w:val="28"/>
          <w:szCs w:val="28"/>
          <w:rtl/>
          <w:lang w:val="en-GB" w:bidi="fa-IR"/>
        </w:rPr>
        <w:t>).</w:t>
      </w:r>
      <w:ins w:id="88" w:author="student" w:date="2024-07-29T12:44:00Z">
        <w:r w:rsidR="0034667E">
          <w:rPr>
            <w:rFonts w:ascii="Times New Roman" w:hAnsi="Times New Roman" w:cs="B Nazanin" w:hint="cs"/>
            <w:color w:val="000000"/>
            <w:sz w:val="28"/>
            <w:szCs w:val="28"/>
            <w:rtl/>
            <w:lang w:val="en-GB" w:bidi="fa-IR"/>
          </w:rPr>
          <w:t xml:space="preserve"> </w:t>
        </w:r>
      </w:ins>
    </w:p>
    <w:p w14:paraId="523D9D4B" w14:textId="20C81C0B" w:rsidR="00E20BD9" w:rsidRDefault="00735584" w:rsidP="00E20BD9">
      <w:pPr>
        <w:bidi/>
        <w:jc w:val="both"/>
        <w:rPr>
          <w:rFonts w:ascii="Times New Roman" w:hAnsi="Times New Roman" w:cs="B Nazanin"/>
          <w:color w:val="000000"/>
          <w:sz w:val="28"/>
          <w:szCs w:val="28"/>
          <w:rtl/>
          <w:lang w:val="en-GB" w:bidi="fa-IR"/>
        </w:rPr>
      </w:pPr>
      <w:r>
        <w:rPr>
          <w:rFonts w:ascii="Times New Roman" w:hAnsi="Times New Roman" w:cs="B Nazanin"/>
          <w:color w:val="000000"/>
          <w:sz w:val="28"/>
          <w:szCs w:val="28"/>
          <w:rtl/>
          <w:lang w:val="en-GB" w:bidi="fa-IR"/>
        </w:rPr>
        <w:t>آموزش پرستاری فرایندی از آموزش است که شامل آموزش تئوری و مهارتی است (</w:t>
      </w:r>
      <w:r>
        <w:rPr>
          <w:rFonts w:ascii="Times New Roman" w:hAnsi="Times New Roman" w:cs="B Nazanin"/>
          <w:color w:val="000000"/>
          <w:sz w:val="28"/>
          <w:szCs w:val="28"/>
          <w:lang w:val="en-GB" w:bidi="fa-IR"/>
        </w:rPr>
        <w:t>Kacaroglu Vicdan et al, 2019</w:t>
      </w:r>
      <w:r>
        <w:rPr>
          <w:rFonts w:ascii="Times New Roman" w:hAnsi="Times New Roman" w:cs="B Nazanin"/>
          <w:color w:val="000000"/>
          <w:sz w:val="28"/>
          <w:szCs w:val="28"/>
          <w:rtl/>
          <w:lang w:val="en-GB" w:bidi="fa-IR"/>
        </w:rPr>
        <w:t>).یک بخش مهمی از آموزش پرستاری شامل آموزش مهارت‌های روانی-حرکتی است. مهارت‌های روانی-حرکتی بیانگر مهارت</w:t>
      </w:r>
      <w:ins w:id="89" w:author="مسعود رضائی" w:date="2024-07-31T10:05:00Z">
        <w:r w:rsidR="00D03357">
          <w:rPr>
            <w:rFonts w:ascii="Times New Roman" w:hAnsi="Times New Roman" w:cs="B Nazanin" w:hint="cs"/>
            <w:color w:val="000000"/>
            <w:sz w:val="28"/>
            <w:szCs w:val="28"/>
            <w:rtl/>
            <w:lang w:val="en-GB" w:bidi="fa-IR"/>
          </w:rPr>
          <w:t xml:space="preserve"> </w:t>
        </w:r>
      </w:ins>
      <w:r>
        <w:rPr>
          <w:rFonts w:ascii="Times New Roman" w:hAnsi="Times New Roman" w:cs="B Nazanin"/>
          <w:color w:val="000000"/>
          <w:sz w:val="28"/>
          <w:szCs w:val="28"/>
          <w:rtl/>
          <w:lang w:val="en-GB" w:bidi="fa-IR"/>
        </w:rPr>
        <w:t>هایی است که باید سریع، دقیق و با مهارت انجام شوند (</w:t>
      </w:r>
      <w:r>
        <w:rPr>
          <w:rFonts w:ascii="Times New Roman" w:hAnsi="Times New Roman" w:cs="B Nazanin"/>
          <w:color w:val="000000"/>
          <w:sz w:val="28"/>
          <w:szCs w:val="28"/>
          <w:lang w:val="en-GB" w:bidi="fa-IR"/>
        </w:rPr>
        <w:t>Kacaroglu Vicdan et al, 2019</w:t>
      </w:r>
      <w:r>
        <w:rPr>
          <w:rFonts w:ascii="Times New Roman" w:hAnsi="Times New Roman" w:cs="B Nazanin"/>
          <w:color w:val="000000"/>
          <w:sz w:val="28"/>
          <w:szCs w:val="28"/>
          <w:rtl/>
          <w:lang w:val="en-GB" w:bidi="fa-IR"/>
        </w:rPr>
        <w:t>).</w:t>
      </w:r>
      <w:ins w:id="90" w:author="مسعود رضائی" w:date="2024-07-31T10:10:00Z">
        <w:r w:rsidR="00D03357">
          <w:rPr>
            <w:rFonts w:ascii="Times New Roman" w:hAnsi="Times New Roman" w:cs="B Nazanin" w:hint="cs"/>
            <w:color w:val="000000"/>
            <w:sz w:val="28"/>
            <w:szCs w:val="28"/>
            <w:rtl/>
            <w:lang w:val="en-GB" w:bidi="fa-IR"/>
          </w:rPr>
          <w:t xml:space="preserve"> در همین راستا،</w:t>
        </w:r>
        <w:r w:rsidR="00D03357" w:rsidRPr="00D03357">
          <w:rPr>
            <w:rFonts w:ascii="Times New Roman" w:hAnsi="Times New Roman" w:cs="B Nazanin"/>
            <w:color w:val="000000"/>
            <w:sz w:val="28"/>
            <w:szCs w:val="28"/>
            <w:rtl/>
            <w:lang w:val="en-GB" w:bidi="fa-IR"/>
          </w:rPr>
          <w:t xml:space="preserve"> </w:t>
        </w:r>
      </w:ins>
      <w:r w:rsidR="00D03357">
        <w:rPr>
          <w:rFonts w:ascii="Times New Roman" w:hAnsi="Times New Roman" w:cs="B Nazanin"/>
          <w:color w:val="000000"/>
          <w:sz w:val="28"/>
          <w:szCs w:val="28"/>
          <w:rtl/>
          <w:lang w:val="en-GB" w:bidi="fa-IR"/>
        </w:rPr>
        <w:t>همگام با استفاده از گوشی های هوشمند در آموزش پرستاری، اپلیکیشن‌های مبتنی بر گوشی هوشمند نیز توسعه یافتند تا دانشجویان بتوانند خارج از دانشکده نیز به یادگیری ادامه دهند و دانش و مهارت خود را رشد دهند (</w:t>
      </w:r>
      <w:r w:rsidR="00D03357">
        <w:rPr>
          <w:rFonts w:ascii="Times New Roman" w:hAnsi="Times New Roman" w:cs="B Nazanin"/>
          <w:color w:val="000000"/>
          <w:sz w:val="28"/>
          <w:szCs w:val="28"/>
          <w:lang w:val="en-GB" w:bidi="fa-IR"/>
        </w:rPr>
        <w:t>Kacaroglu Vicdan et al, 2019</w:t>
      </w:r>
      <w:r w:rsidR="00D03357">
        <w:rPr>
          <w:rFonts w:ascii="Times New Roman" w:hAnsi="Times New Roman" w:cs="B Nazanin"/>
          <w:color w:val="000000"/>
          <w:sz w:val="28"/>
          <w:szCs w:val="28"/>
          <w:rtl/>
          <w:lang w:val="en-GB" w:bidi="fa-IR"/>
        </w:rPr>
        <w:t>).</w:t>
      </w:r>
      <w:ins w:id="91" w:author="مسعود رضائی" w:date="2024-07-31T10:12:00Z">
        <w:r w:rsidR="00E20BD9" w:rsidRPr="00E20BD9">
          <w:rPr>
            <w:rFonts w:ascii="Times New Roman" w:hAnsi="Times New Roman" w:cs="B Nazanin"/>
            <w:color w:val="000000"/>
            <w:sz w:val="28"/>
            <w:szCs w:val="28"/>
            <w:rtl/>
            <w:lang w:val="en-GB" w:bidi="fa-IR"/>
          </w:rPr>
          <w:t xml:space="preserve"> </w:t>
        </w:r>
      </w:ins>
      <w:r w:rsidR="00E20BD9">
        <w:rPr>
          <w:rFonts w:ascii="Times New Roman" w:hAnsi="Times New Roman" w:cs="B Nazanin"/>
          <w:color w:val="000000"/>
          <w:sz w:val="28"/>
          <w:szCs w:val="28"/>
          <w:rtl/>
          <w:lang w:val="en-GB" w:bidi="fa-IR"/>
        </w:rPr>
        <w:t>دیده شده است که استفاده از نرم افزارهای مبتنی بر گوشی هوشمند در آموزش پرستاری، اعتماد بنفس و خودکفایی را در میان دانشجویان افزایش داده است. علاوه بر این، دانشجویان باور دارند که استفاده همزمان از روش های آموزش استاندارد، که مربی تدریس می‌کند، با اپلیکیشن‌های مبتنی بر گوشی هوشمند مفید خواهد بود (</w:t>
      </w:r>
      <w:r w:rsidR="00E20BD9">
        <w:rPr>
          <w:rFonts w:ascii="Times New Roman" w:hAnsi="Times New Roman" w:cs="B Nazanin"/>
          <w:color w:val="000000"/>
          <w:sz w:val="28"/>
          <w:szCs w:val="28"/>
          <w:lang w:val="en-GB" w:bidi="fa-IR"/>
        </w:rPr>
        <w:t>Kacaroglu Vicdan et al, 2019</w:t>
      </w:r>
      <w:r w:rsidR="00E20BD9">
        <w:rPr>
          <w:rFonts w:ascii="Times New Roman" w:hAnsi="Times New Roman" w:cs="B Nazanin"/>
          <w:color w:val="000000"/>
          <w:sz w:val="28"/>
          <w:szCs w:val="28"/>
          <w:rtl/>
          <w:lang w:val="en-GB" w:bidi="fa-IR"/>
        </w:rPr>
        <w:t>).</w:t>
      </w:r>
    </w:p>
    <w:p w14:paraId="356977B3" w14:textId="291F10F8" w:rsidR="00735584" w:rsidRDefault="00735584" w:rsidP="009A6A75">
      <w:pPr>
        <w:bidi/>
        <w:jc w:val="both"/>
        <w:rPr>
          <w:rFonts w:ascii="Times New Roman" w:hAnsi="Times New Roman" w:cs="B Nazanin"/>
          <w:color w:val="000000"/>
          <w:sz w:val="28"/>
          <w:szCs w:val="28"/>
          <w:rtl/>
          <w:lang w:val="en-GB" w:bidi="fa-IR"/>
        </w:rPr>
      </w:pPr>
    </w:p>
    <w:p w14:paraId="7DAA77D1" w14:textId="77777777" w:rsidR="00735584" w:rsidRDefault="00735584" w:rsidP="00735584">
      <w:pPr>
        <w:bidi/>
        <w:jc w:val="both"/>
        <w:rPr>
          <w:rFonts w:ascii="Times New Roman" w:hAnsi="Times New Roman" w:cs="B Nazanin"/>
          <w:color w:val="000000"/>
          <w:sz w:val="28"/>
          <w:szCs w:val="28"/>
          <w:rtl/>
          <w:lang w:val="en-GB" w:bidi="fa-IR"/>
        </w:rPr>
      </w:pPr>
      <w:r>
        <w:rPr>
          <w:rFonts w:ascii="Times New Roman" w:hAnsi="Times New Roman" w:cs="B Nazanin"/>
          <w:color w:val="000000"/>
          <w:sz w:val="28"/>
          <w:szCs w:val="28"/>
          <w:rtl/>
          <w:lang w:val="en-GB" w:bidi="fa-IR"/>
        </w:rPr>
        <w:t>دانشجویان پرستاری باید قبل از اجرای مهارت‌های بالینی، با تمرین خود را بهبود بخشند تا ایمنی خود و بیماران را به خطر نیاندازند. علاوه بر این، تعداد زیاد دانشجویان پرستاری، تعداد کم مربیان، کمبود زمان و محیط‌های آزمایشگاهی مناسب، مانع بهبود مهارت‌های روانی-حرکتی در سطح مطلوب می‌شود (</w:t>
      </w:r>
      <w:r>
        <w:rPr>
          <w:rFonts w:ascii="Times New Roman" w:hAnsi="Times New Roman" w:cs="B Nazanin"/>
          <w:color w:val="000000"/>
          <w:sz w:val="28"/>
          <w:szCs w:val="28"/>
          <w:lang w:val="en-GB" w:bidi="fa-IR"/>
        </w:rPr>
        <w:t>Kacaroglu Vicdan et al, 2019</w:t>
      </w:r>
      <w:r>
        <w:rPr>
          <w:rFonts w:ascii="Times New Roman" w:hAnsi="Times New Roman" w:cs="B Nazanin"/>
          <w:color w:val="000000"/>
          <w:sz w:val="28"/>
          <w:szCs w:val="28"/>
          <w:rtl/>
          <w:lang w:val="en-GB" w:bidi="fa-IR"/>
        </w:rPr>
        <w:t>). لذا، با توجه به دسترسی راحت و قابل حمل بودن تکنولوژی‌های وابسته به تلفن‌های همراه، فعالیت‌های یادگیری مثل تکرار یک موضوع می‌تواند در محیطی خارج از کلاس درس انجام شود؛ لذا دانشجویان می‌توانند هر زمان و هر مکان یادگیری را آغاز کنند (</w:t>
      </w:r>
      <w:r>
        <w:rPr>
          <w:rFonts w:ascii="Times New Roman" w:hAnsi="Times New Roman" w:cs="B Nazanin"/>
          <w:color w:val="000000"/>
          <w:sz w:val="28"/>
          <w:szCs w:val="28"/>
          <w:lang w:val="en-GB" w:bidi="fa-IR"/>
        </w:rPr>
        <w:t>Kacaroglu Vicdan et al, 2019</w:t>
      </w:r>
      <w:r>
        <w:rPr>
          <w:rFonts w:ascii="Times New Roman" w:hAnsi="Times New Roman" w:cs="B Nazanin"/>
          <w:color w:val="000000"/>
          <w:sz w:val="28"/>
          <w:szCs w:val="28"/>
          <w:rtl/>
          <w:lang w:val="en-GB" w:bidi="fa-IR"/>
        </w:rPr>
        <w:t>).</w:t>
      </w:r>
    </w:p>
    <w:p w14:paraId="0FC393F3" w14:textId="77777777" w:rsidR="00735584" w:rsidRDefault="00735584" w:rsidP="00735584">
      <w:pPr>
        <w:bidi/>
        <w:jc w:val="both"/>
        <w:rPr>
          <w:rFonts w:ascii="Times New Roman" w:hAnsi="Times New Roman" w:cs="B Nazanin"/>
          <w:color w:val="000000"/>
          <w:sz w:val="28"/>
          <w:szCs w:val="28"/>
          <w:rtl/>
          <w:lang w:val="en-GB" w:bidi="fa-IR"/>
        </w:rPr>
      </w:pPr>
      <w:r>
        <w:rPr>
          <w:rFonts w:ascii="Times New Roman" w:hAnsi="Times New Roman" w:cs="B Nazanin"/>
          <w:color w:val="000000"/>
          <w:sz w:val="28"/>
          <w:szCs w:val="28"/>
          <w:rtl/>
          <w:lang w:val="en-GB" w:bidi="fa-IR"/>
        </w:rPr>
        <w:t xml:space="preserve">از سویی دیگر، دانشجویان مقاطع تحصیلی بالاتر امروزه انتظار روش‌های آموزشی را دارند که خود یادگیری مستقیم، یادگیری فعال، یادگیری پویا و ایجاد دانش را شبیه‌سازی کنند. بسیاری از این دانشجویان به نسل دیجیتال تعلق </w:t>
      </w:r>
      <w:r>
        <w:rPr>
          <w:rFonts w:ascii="Times New Roman" w:hAnsi="Times New Roman" w:cs="B Nazanin"/>
          <w:color w:val="000000"/>
          <w:sz w:val="28"/>
          <w:szCs w:val="28"/>
          <w:rtl/>
          <w:lang w:val="en-GB" w:bidi="fa-IR"/>
        </w:rPr>
        <w:lastRenderedPageBreak/>
        <w:t>دارند که با تکنولوژی های موبایلی مانند تلفن هوشمند رشد کرده‌اند. تکنولوژی موبایلی استفاده شده برای ارائه محتوای آموزشی باعث انعطاف پذیری در روش های تدریسی می‌شود. در آموزش پرستاری، دانشجویان درگیر محتواهای یادگیری متعددی در کلاس‌های درس و دوره‌های بالینی هستند. این مسئله نیازمند آن است که دانشجویان تفاوت بین آن چیزی که در دانشگاه و محیط بالینی آموزش می‌بینند را مدیریت کنند که این موضوع به طور رایجی به عنوان شکاف عملی-نظری شناخته می‌شود. نشان داده شده است که یادگیری مبتنی بر موبایل استراتژی خوبی برای کاهش این چالش ها است تا به دانشجویان کمک کنند کمتر به محتوای آموزشی وابسته باشند و بر فرآیند های یادگیری خودشان متکی باشند (</w:t>
      </w:r>
      <w:r>
        <w:rPr>
          <w:rFonts w:ascii="Times New Roman" w:hAnsi="Times New Roman" w:cs="B Nazanin"/>
          <w:color w:val="000000"/>
          <w:sz w:val="28"/>
          <w:szCs w:val="28"/>
          <w:lang w:val="en-GB" w:bidi="fa-IR"/>
        </w:rPr>
        <w:t>Egilsdottir et al, 2021</w:t>
      </w:r>
      <w:r>
        <w:rPr>
          <w:rFonts w:ascii="Times New Roman" w:hAnsi="Times New Roman" w:cs="B Nazanin"/>
          <w:color w:val="000000"/>
          <w:sz w:val="28"/>
          <w:szCs w:val="28"/>
          <w:rtl/>
          <w:lang w:val="en-GB" w:bidi="fa-IR"/>
        </w:rPr>
        <w:t>).</w:t>
      </w:r>
    </w:p>
    <w:p w14:paraId="5D0F910A" w14:textId="310DA341" w:rsidR="00735584" w:rsidRDefault="00735584" w:rsidP="00735584">
      <w:pPr>
        <w:bidi/>
        <w:jc w:val="both"/>
        <w:rPr>
          <w:rFonts w:ascii="Times New Roman" w:hAnsi="Times New Roman" w:cs="B Nazanin"/>
          <w:color w:val="000000"/>
          <w:sz w:val="28"/>
          <w:szCs w:val="28"/>
          <w:rtl/>
          <w:lang w:val="en-GB" w:bidi="fa-IR"/>
        </w:rPr>
      </w:pPr>
      <w:r>
        <w:rPr>
          <w:rFonts w:ascii="Times New Roman" w:hAnsi="Times New Roman" w:cs="B Nazanin"/>
          <w:color w:val="000000"/>
          <w:sz w:val="28"/>
          <w:szCs w:val="28"/>
          <w:rtl/>
          <w:lang w:val="en-GB" w:bidi="fa-IR"/>
        </w:rPr>
        <w:t>از آنجایی که بسیاری</w:t>
      </w:r>
      <w:ins w:id="92" w:author="student" w:date="2024-07-29T13:02:00Z">
        <w:r w:rsidR="00A17834">
          <w:rPr>
            <w:rFonts w:ascii="Times New Roman" w:hAnsi="Times New Roman" w:cs="B Nazanin" w:hint="cs"/>
            <w:color w:val="000000"/>
            <w:sz w:val="28"/>
            <w:szCs w:val="28"/>
            <w:rtl/>
            <w:lang w:val="en-GB" w:bidi="fa-IR"/>
          </w:rPr>
          <w:t xml:space="preserve"> از</w:t>
        </w:r>
      </w:ins>
      <w:r>
        <w:rPr>
          <w:rFonts w:ascii="Times New Roman" w:hAnsi="Times New Roman" w:cs="B Nazanin"/>
          <w:color w:val="000000"/>
          <w:sz w:val="28"/>
          <w:szCs w:val="28"/>
          <w:rtl/>
          <w:lang w:val="en-GB" w:bidi="fa-IR"/>
        </w:rPr>
        <w:t xml:space="preserve"> دانشجویان در آموزش‌های با سطح بالاتر، بهتر از تکنولوژی های موبایلی استفاده می‌کنند، یادگیری مبتنی بر موبایل می‌تواند یک استراتژی آموزشی مطمئن باشد تا تجربه یادگیری آن‌ها را افزایش دهد. از آنجاییکه دانشجویان پرستاری درگیر محتواهای آموزشی متعددی در کوریکولوم آموزشی خود هستند، اپلیکیشن‌های مبتنی بر موبایل همچنین می‌تواند برای دانشجویان پرستاری مناسب باشد. به عنوان یک استراتژی آموزشی یادگیری مبتنی بر موبایل همچنین میتواند چالش‌های ایجاد شده بعلت شکاف عمل نظری در پرستاری را با تقویت مهارت و دانش منتقل شده میان دانشگاه و محیط‌های بالینی کاهش دهد (</w:t>
      </w:r>
      <w:r>
        <w:rPr>
          <w:rFonts w:ascii="Times New Roman" w:hAnsi="Times New Roman" w:cs="B Nazanin"/>
          <w:color w:val="000000"/>
          <w:sz w:val="28"/>
          <w:szCs w:val="28"/>
          <w:lang w:val="en-GB" w:bidi="fa-IR"/>
        </w:rPr>
        <w:t>Egilsdottir et al, 2021</w:t>
      </w:r>
      <w:r>
        <w:rPr>
          <w:rFonts w:ascii="Times New Roman" w:hAnsi="Times New Roman" w:cs="B Nazanin"/>
          <w:color w:val="000000"/>
          <w:sz w:val="28"/>
          <w:szCs w:val="28"/>
          <w:rtl/>
          <w:lang w:val="en-GB" w:bidi="fa-IR"/>
        </w:rPr>
        <w:t>).</w:t>
      </w:r>
    </w:p>
    <w:p w14:paraId="393C1C94" w14:textId="55FB62D6" w:rsidR="00735584" w:rsidRPr="000A0E8C" w:rsidRDefault="00735584" w:rsidP="00735584">
      <w:pPr>
        <w:bidi/>
        <w:jc w:val="both"/>
        <w:rPr>
          <w:rFonts w:ascii="Times New Roman" w:hAnsi="Times New Roman" w:cs="B Nazanin"/>
          <w:color w:val="000000"/>
          <w:sz w:val="28"/>
          <w:szCs w:val="28"/>
          <w:lang w:bidi="fa-IR"/>
          <w:rPrChange w:id="93" w:author="مسعود رضائی" w:date="2024-07-31T10:22:00Z">
            <w:rPr>
              <w:rFonts w:ascii="Times New Roman" w:hAnsi="Times New Roman" w:cs="B Nazanin"/>
              <w:color w:val="000000"/>
              <w:sz w:val="28"/>
              <w:szCs w:val="28"/>
              <w:rtl/>
              <w:lang w:val="en-GB" w:bidi="fa-IR"/>
            </w:rPr>
          </w:rPrChange>
        </w:rPr>
      </w:pPr>
      <w:r>
        <w:rPr>
          <w:rFonts w:ascii="Times New Roman" w:hAnsi="Times New Roman" w:cs="B Nazanin"/>
          <w:color w:val="000000"/>
          <w:sz w:val="28"/>
          <w:szCs w:val="28"/>
          <w:rtl/>
          <w:lang w:val="en-GB" w:bidi="fa-IR"/>
        </w:rPr>
        <w:t xml:space="preserve">با توجه به اینکه حرفه پرستاری وسیع ترین بخش نیروی مراقبت سلامتی در بیشتر کشورها در دنیا </w:t>
      </w:r>
      <w:ins w:id="94" w:author="مسعود رضائی" w:date="2024-07-31T10:20:00Z">
        <w:r w:rsidR="00E20BD9">
          <w:rPr>
            <w:rFonts w:ascii="Times New Roman" w:hAnsi="Times New Roman" w:cs="B Nazanin" w:hint="cs"/>
            <w:color w:val="000000"/>
            <w:sz w:val="28"/>
            <w:szCs w:val="28"/>
            <w:rtl/>
            <w:lang w:val="en-GB" w:bidi="fa-IR"/>
          </w:rPr>
          <w:t>ا</w:t>
        </w:r>
      </w:ins>
      <w:del w:id="95" w:author="مسعود رضائی" w:date="2024-07-31T10:20:00Z">
        <w:r w:rsidDel="00E20BD9">
          <w:rPr>
            <w:rFonts w:ascii="Times New Roman" w:hAnsi="Times New Roman" w:cs="B Nazanin"/>
            <w:color w:val="000000"/>
            <w:sz w:val="28"/>
            <w:szCs w:val="28"/>
            <w:rtl/>
            <w:lang w:val="en-GB" w:bidi="fa-IR"/>
          </w:rPr>
          <w:delText>ه</w:delText>
        </w:r>
      </w:del>
      <w:r>
        <w:rPr>
          <w:rFonts w:ascii="Times New Roman" w:hAnsi="Times New Roman" w:cs="B Nazanin"/>
          <w:color w:val="000000"/>
          <w:sz w:val="28"/>
          <w:szCs w:val="28"/>
          <w:rtl/>
          <w:lang w:val="en-GB" w:bidi="fa-IR"/>
        </w:rPr>
        <w:t>ست، تاثیر استفاده از اپلیکیشن‌های بهداشتی توسط این متخصصان در خصوص آینده مراقبت بهداشتی مدرن بسیار حیاتی خواهد بود، لذا به دانش بیشتری در مورد استفاده از اپلیکیشن‌های بهداشتی میان دانشجویان پرستاری در محیط‌های بالینی متفاوت از جمله نیاز‌های آموزشی و دیدگاه آنان در این خصوص نیاز است.</w:t>
      </w:r>
    </w:p>
    <w:p w14:paraId="01481F32" w14:textId="77777777" w:rsidR="00333EED" w:rsidRDefault="00333EED" w:rsidP="00BB4A8F">
      <w:pPr>
        <w:pStyle w:val="ListParagraph"/>
        <w:bidi/>
        <w:spacing w:after="0"/>
        <w:ind w:left="0" w:right="-540"/>
        <w:rPr>
          <w:rFonts w:ascii="Times New Roman" w:hAnsi="Times New Roman" w:cs="B Nazanin"/>
          <w:b/>
          <w:color w:val="7030A0"/>
          <w:sz w:val="28"/>
          <w:szCs w:val="28"/>
          <w:u w:val="single"/>
          <w:rtl/>
          <w:lang w:bidi="fa-IR"/>
        </w:rPr>
      </w:pPr>
    </w:p>
    <w:p w14:paraId="7BCDEA31" w14:textId="77777777" w:rsidR="00735584" w:rsidRDefault="00735584" w:rsidP="00735584">
      <w:pPr>
        <w:pStyle w:val="ListParagraph"/>
        <w:bidi/>
        <w:spacing w:after="0"/>
        <w:ind w:left="0" w:right="-540"/>
        <w:rPr>
          <w:rFonts w:ascii="Times New Roman" w:hAnsi="Times New Roman" w:cs="B Nazanin"/>
          <w:b/>
          <w:color w:val="7030A0"/>
          <w:sz w:val="28"/>
          <w:szCs w:val="28"/>
          <w:u w:val="single"/>
          <w:rtl/>
          <w:lang w:bidi="fa-IR"/>
        </w:rPr>
      </w:pPr>
    </w:p>
    <w:p w14:paraId="08E5160F" w14:textId="77777777" w:rsidR="007D4B08" w:rsidRDefault="009B18FE" w:rsidP="00BB4A8F">
      <w:pPr>
        <w:pStyle w:val="ListParagraph"/>
        <w:bidi/>
        <w:spacing w:after="0"/>
        <w:ind w:left="0" w:right="-540"/>
        <w:rPr>
          <w:rFonts w:ascii="Times New Roman" w:hAnsi="Times New Roman" w:cs="B Nazanin"/>
          <w:b/>
          <w:color w:val="7030A0"/>
          <w:sz w:val="28"/>
          <w:szCs w:val="28"/>
          <w:u w:val="single"/>
          <w:lang w:bidi="fa-IR"/>
        </w:rPr>
      </w:pPr>
      <w:r>
        <w:rPr>
          <w:rFonts w:ascii="Times New Roman" w:hAnsi="Times New Roman" w:cs="B Nazanin"/>
          <w:b/>
          <w:color w:val="7030A0"/>
          <w:sz w:val="28"/>
          <w:szCs w:val="28"/>
          <w:u w:val="single"/>
          <w:rtl/>
          <w:lang w:bidi="fa-IR"/>
        </w:rPr>
        <w:t>جنبه هاي نوآورانه راه حل پیشنهادی</w:t>
      </w:r>
      <w:r w:rsidR="00BE0040">
        <w:rPr>
          <w:rFonts w:ascii="Times New Roman" w:hAnsi="Times New Roman" w:cs="B Nazanin"/>
          <w:b/>
          <w:color w:val="7030A0"/>
          <w:sz w:val="28"/>
          <w:szCs w:val="28"/>
          <w:u w:val="single"/>
          <w:rtl/>
          <w:lang w:bidi="fa-IR"/>
        </w:rPr>
        <w:t>( ارزش های پیشنهادی</w:t>
      </w:r>
      <w:r w:rsidR="00687590">
        <w:rPr>
          <w:rFonts w:ascii="Times New Roman" w:hAnsi="Times New Roman" w:cs="B Nazanin"/>
          <w:b/>
          <w:color w:val="7030A0"/>
          <w:sz w:val="28"/>
          <w:szCs w:val="28"/>
          <w:u w:val="single"/>
          <w:rtl/>
          <w:lang w:bidi="fa-IR"/>
        </w:rPr>
        <w:t xml:space="preserve"> که منجر به حل مشکلات مشتریان می شود</w:t>
      </w:r>
      <w:r w:rsidR="00BE0040">
        <w:rPr>
          <w:rFonts w:ascii="Times New Roman" w:hAnsi="Times New Roman" w:cs="B Nazanin"/>
          <w:b/>
          <w:color w:val="7030A0"/>
          <w:sz w:val="28"/>
          <w:szCs w:val="28"/>
          <w:u w:val="single"/>
          <w:rtl/>
          <w:lang w:bidi="fa-IR"/>
        </w:rPr>
        <w:t>)</w:t>
      </w:r>
    </w:p>
    <w:p w14:paraId="578BF98A" w14:textId="087F7373" w:rsidR="00B017FE" w:rsidRDefault="009B18FE" w:rsidP="00BB4A8F">
      <w:pPr>
        <w:pStyle w:val="BodyText2"/>
        <w:spacing w:line="276" w:lineRule="auto"/>
        <w:rPr>
          <w:rFonts w:cs="B Nazanin"/>
          <w:b/>
          <w:color w:val="7030A0"/>
          <w:sz w:val="28"/>
          <w:szCs w:val="28"/>
          <w:rtl/>
        </w:rPr>
      </w:pPr>
      <w:r>
        <w:rPr>
          <w:rFonts w:cs="B Nazanin"/>
          <w:b/>
          <w:color w:val="7030A0"/>
          <w:sz w:val="28"/>
          <w:szCs w:val="28"/>
          <w:rtl/>
        </w:rPr>
        <w:t xml:space="preserve">طرح های مشابه (رقبای) موجود را بیان کنید.  </w:t>
      </w:r>
      <w:commentRangeStart w:id="96"/>
      <w:r w:rsidRPr="000A0E8C">
        <w:rPr>
          <w:rFonts w:cs="B Nazanin"/>
          <w:b/>
          <w:color w:val="7030A0"/>
          <w:sz w:val="28"/>
          <w:szCs w:val="28"/>
          <w:highlight w:val="yellow"/>
          <w:rtl/>
          <w:rPrChange w:id="97" w:author="مسعود رضائی" w:date="2024-07-31T10:30:00Z">
            <w:rPr>
              <w:rFonts w:cs="B Nazanin"/>
              <w:b/>
              <w:color w:val="7030A0"/>
              <w:sz w:val="28"/>
              <w:szCs w:val="28"/>
              <w:rtl/>
            </w:rPr>
          </w:rPrChange>
        </w:rPr>
        <w:t>طرح شما چه مزیتی نسبت به هرکدام از طرح</w:t>
      </w:r>
      <w:ins w:id="98" w:author="مسعود رضائی" w:date="2024-07-31T10:38:00Z">
        <w:r w:rsidR="00C42632">
          <w:rPr>
            <w:rFonts w:cs="B Nazanin" w:hint="cs"/>
            <w:b/>
            <w:color w:val="7030A0"/>
            <w:sz w:val="28"/>
            <w:szCs w:val="28"/>
            <w:highlight w:val="yellow"/>
            <w:rtl/>
          </w:rPr>
          <w:t xml:space="preserve"> </w:t>
        </w:r>
      </w:ins>
      <w:r w:rsidRPr="000A0E8C">
        <w:rPr>
          <w:rFonts w:cs="B Nazanin"/>
          <w:b/>
          <w:color w:val="7030A0"/>
          <w:sz w:val="28"/>
          <w:szCs w:val="28"/>
          <w:highlight w:val="yellow"/>
          <w:rtl/>
          <w:rPrChange w:id="99" w:author="مسعود رضائی" w:date="2024-07-31T10:30:00Z">
            <w:rPr>
              <w:rFonts w:cs="B Nazanin"/>
              <w:b/>
              <w:color w:val="7030A0"/>
              <w:sz w:val="28"/>
              <w:szCs w:val="28"/>
              <w:rtl/>
            </w:rPr>
          </w:rPrChange>
        </w:rPr>
        <w:t>های ارائه شده بند</w:t>
      </w:r>
      <w:commentRangeEnd w:id="96"/>
      <w:r w:rsidR="000A0E8C">
        <w:rPr>
          <w:rStyle w:val="CommentReference"/>
          <w:rFonts w:ascii="Garamond" w:hAnsi="Garamond" w:cs="Times New Roman"/>
          <w:rtl/>
          <w:lang w:val="x-none" w:eastAsia="x-none" w:bidi="fa-IR"/>
        </w:rPr>
        <w:commentReference w:id="96"/>
      </w:r>
      <w:r>
        <w:rPr>
          <w:rFonts w:cs="B Nazanin"/>
          <w:b/>
          <w:color w:val="7030A0"/>
          <w:sz w:val="28"/>
          <w:szCs w:val="28"/>
          <w:rtl/>
        </w:rPr>
        <w:t xml:space="preserve"> قبلی دارد؟</w:t>
      </w:r>
    </w:p>
    <w:p w14:paraId="2FF116E6" w14:textId="77777777" w:rsidR="00B017FE" w:rsidRDefault="009B18FE" w:rsidP="00BB4A8F">
      <w:pPr>
        <w:pStyle w:val="ListParagraph"/>
        <w:bidi/>
        <w:spacing w:after="0"/>
        <w:ind w:left="0" w:right="-540"/>
        <w:rPr>
          <w:rFonts w:ascii="Times New Roman" w:hAnsi="Times New Roman" w:cs="B Nazanin"/>
          <w:b/>
          <w:color w:val="7030A0"/>
          <w:sz w:val="28"/>
          <w:szCs w:val="28"/>
        </w:rPr>
      </w:pPr>
      <w:r>
        <w:rPr>
          <w:rFonts w:ascii="Times New Roman" w:hAnsi="Times New Roman" w:cs="B Nazanin"/>
          <w:b/>
          <w:color w:val="7030A0"/>
          <w:sz w:val="28"/>
          <w:szCs w:val="28"/>
          <w:rtl/>
          <w:lang w:bidi="fa-IR"/>
        </w:rPr>
        <w:t>درصورتی که تولید نمونه این محصول/خدمت کپی یک نمونه خارجی است با ذکر رفرنس حتما ذکر فرمایید</w:t>
      </w:r>
    </w:p>
    <w:p w14:paraId="4F084162" w14:textId="77777777" w:rsidR="00333EED" w:rsidRDefault="00333EED" w:rsidP="00BB4A8F">
      <w:pPr>
        <w:bidi/>
        <w:spacing w:after="0"/>
        <w:ind w:right="-540"/>
        <w:contextualSpacing/>
        <w:rPr>
          <w:rFonts w:ascii="Times New Roman" w:hAnsi="Times New Roman" w:cs="B Nazanin"/>
          <w:b/>
          <w:color w:val="7030A0"/>
          <w:sz w:val="28"/>
          <w:szCs w:val="28"/>
          <w:u w:val="single"/>
          <w:rtl/>
          <w:lang w:bidi="fa-IR"/>
        </w:rPr>
      </w:pPr>
    </w:p>
    <w:p w14:paraId="43C2F431" w14:textId="6D4F83DD" w:rsidR="00735584" w:rsidRDefault="005F31DB" w:rsidP="00735584">
      <w:pPr>
        <w:bidi/>
        <w:jc w:val="both"/>
        <w:rPr>
          <w:rFonts w:ascii="Times New Roman" w:hAnsi="Times New Roman" w:cs="B Nazanin"/>
          <w:color w:val="000000"/>
          <w:sz w:val="28"/>
          <w:szCs w:val="28"/>
          <w:rtl/>
          <w:lang w:bidi="fa-IR"/>
        </w:rPr>
      </w:pPr>
      <w:r>
        <w:rPr>
          <w:rFonts w:ascii="Times New Roman" w:hAnsi="Times New Roman" w:cs="B Nazanin"/>
          <w:color w:val="000000"/>
          <w:sz w:val="28"/>
          <w:szCs w:val="28"/>
          <w:rtl/>
          <w:lang w:bidi="fa-IR"/>
        </w:rPr>
        <w:t xml:space="preserve">تاکنون تلاش‌های متعددی جهت بهبود آموزش مجازی مخصوصا بعد از پاندمی کرونا در حوزه علوم پزشکی و مخصوصا آموزش پرستاری در سراسر جهان صورت گرفته است که منجر به ساخت اپلیکیشن‌های آموزشی متعدد گردیده است که نمونه‌هایی از آن </w:t>
      </w:r>
      <w:r w:rsidR="00B85950">
        <w:rPr>
          <w:rFonts w:ascii="Times New Roman" w:hAnsi="Times New Roman" w:cs="B Nazanin"/>
          <w:color w:val="000000"/>
          <w:sz w:val="28"/>
          <w:szCs w:val="28"/>
          <w:rtl/>
          <w:lang w:bidi="fa-IR"/>
        </w:rPr>
        <w:t xml:space="preserve">بر اساس سایت دانشگاه </w:t>
      </w:r>
      <w:r w:rsidR="00B85950">
        <w:rPr>
          <w:rFonts w:ascii="Times New Roman" w:hAnsi="Times New Roman" w:cs="B Nazanin"/>
          <w:color w:val="000000"/>
          <w:sz w:val="28"/>
          <w:szCs w:val="28"/>
          <w:lang w:bidi="fa-IR"/>
        </w:rPr>
        <w:t>Herzing University</w:t>
      </w:r>
      <w:r w:rsidR="00B85950">
        <w:rPr>
          <w:rFonts w:ascii="Times New Roman" w:hAnsi="Times New Roman" w:cs="B Nazanin"/>
          <w:color w:val="000000"/>
          <w:sz w:val="28"/>
          <w:szCs w:val="28"/>
          <w:rtl/>
          <w:lang w:bidi="fa-IR"/>
        </w:rPr>
        <w:t xml:space="preserve"> </w:t>
      </w:r>
      <w:r>
        <w:rPr>
          <w:rFonts w:ascii="Times New Roman" w:hAnsi="Times New Roman" w:cs="B Nazanin"/>
          <w:color w:val="000000"/>
          <w:sz w:val="28"/>
          <w:szCs w:val="28"/>
          <w:rtl/>
          <w:lang w:bidi="fa-IR"/>
        </w:rPr>
        <w:t>عبارتند از:</w:t>
      </w:r>
    </w:p>
    <w:p w14:paraId="20710C4B" w14:textId="77777777" w:rsidR="00B85950" w:rsidRDefault="00B85950" w:rsidP="005F31DB">
      <w:pPr>
        <w:numPr>
          <w:ilvl w:val="0"/>
          <w:numId w:val="37"/>
        </w:numPr>
        <w:bidi/>
        <w:jc w:val="both"/>
        <w:rPr>
          <w:rFonts w:ascii="Times New Roman" w:hAnsi="Times New Roman" w:cs="B Nazanin"/>
          <w:color w:val="000000"/>
          <w:sz w:val="28"/>
          <w:szCs w:val="28"/>
          <w:lang w:bidi="fa-IR"/>
        </w:rPr>
      </w:pPr>
      <w:r>
        <w:rPr>
          <w:rFonts w:ascii="Times New Roman" w:hAnsi="Times New Roman" w:cs="B Nazanin"/>
          <w:color w:val="000000"/>
          <w:sz w:val="28"/>
          <w:szCs w:val="28"/>
          <w:lang w:bidi="fa-IR"/>
        </w:rPr>
        <w:t>NRSNG</w:t>
      </w:r>
      <w:r>
        <w:rPr>
          <w:rFonts w:ascii="Times New Roman" w:hAnsi="Times New Roman" w:cs="B Nazanin"/>
          <w:color w:val="000000"/>
          <w:sz w:val="28"/>
          <w:szCs w:val="28"/>
          <w:rtl/>
          <w:lang w:bidi="fa-IR"/>
        </w:rPr>
        <w:t>: ارائه اطلاعات در تمامی حوزه‌های پرستاری- مخصوص بالین</w:t>
      </w:r>
    </w:p>
    <w:p w14:paraId="4A4E82A1" w14:textId="77777777" w:rsidR="00B85950" w:rsidRDefault="00B85950" w:rsidP="00B85950">
      <w:pPr>
        <w:numPr>
          <w:ilvl w:val="0"/>
          <w:numId w:val="37"/>
        </w:numPr>
        <w:bidi/>
        <w:jc w:val="both"/>
        <w:rPr>
          <w:rFonts w:ascii="Times New Roman" w:hAnsi="Times New Roman" w:cs="B Nazanin"/>
          <w:color w:val="000000"/>
          <w:sz w:val="28"/>
          <w:szCs w:val="28"/>
          <w:lang w:bidi="fa-IR"/>
        </w:rPr>
      </w:pPr>
      <w:r>
        <w:rPr>
          <w:rFonts w:ascii="Times New Roman" w:hAnsi="Times New Roman" w:cs="B Nazanin"/>
          <w:color w:val="000000"/>
          <w:sz w:val="28"/>
          <w:szCs w:val="28"/>
          <w:lang w:bidi="fa-IR"/>
        </w:rPr>
        <w:lastRenderedPageBreak/>
        <w:t>NCLEX RN Mastery</w:t>
      </w:r>
      <w:r>
        <w:rPr>
          <w:rFonts w:ascii="Times New Roman" w:hAnsi="Times New Roman" w:cs="B Nazanin"/>
          <w:color w:val="000000"/>
          <w:sz w:val="28"/>
          <w:szCs w:val="28"/>
          <w:rtl/>
          <w:lang w:bidi="fa-IR"/>
        </w:rPr>
        <w:t>: منبع آموزشی آمادگی آزمون صلاحیت حرفه‌ای پرستاری در امریکا</w:t>
      </w:r>
    </w:p>
    <w:p w14:paraId="6F2F42A4" w14:textId="33670BDE" w:rsidR="005F31DB" w:rsidRDefault="00B85950" w:rsidP="00B85950">
      <w:pPr>
        <w:numPr>
          <w:ilvl w:val="0"/>
          <w:numId w:val="37"/>
        </w:numPr>
        <w:bidi/>
        <w:jc w:val="both"/>
        <w:rPr>
          <w:rFonts w:ascii="Times New Roman" w:hAnsi="Times New Roman" w:cs="B Nazanin"/>
          <w:color w:val="000000"/>
          <w:sz w:val="28"/>
          <w:szCs w:val="28"/>
          <w:lang w:bidi="fa-IR"/>
        </w:rPr>
      </w:pPr>
      <w:r>
        <w:rPr>
          <w:rFonts w:ascii="Times New Roman" w:hAnsi="Times New Roman" w:cs="B Nazanin"/>
          <w:color w:val="000000"/>
          <w:sz w:val="28"/>
          <w:szCs w:val="28"/>
          <w:lang w:bidi="fa-IR"/>
        </w:rPr>
        <w:t>Picmonic</w:t>
      </w:r>
      <w:r>
        <w:rPr>
          <w:rFonts w:ascii="Times New Roman" w:hAnsi="Times New Roman" w:cs="B Nazanin"/>
          <w:color w:val="000000"/>
          <w:sz w:val="28"/>
          <w:szCs w:val="28"/>
          <w:rtl/>
          <w:lang w:bidi="fa-IR"/>
        </w:rPr>
        <w:t xml:space="preserve">: </w:t>
      </w:r>
      <w:r w:rsidR="00BD6461">
        <w:rPr>
          <w:rFonts w:ascii="Times New Roman" w:hAnsi="Times New Roman" w:cs="B Nazanin"/>
          <w:color w:val="000000"/>
          <w:sz w:val="28"/>
          <w:szCs w:val="28"/>
          <w:rtl/>
          <w:lang w:bidi="fa-IR"/>
        </w:rPr>
        <w:t>آموزش مطالب علوم پزشکی به روش داستانی و با تکیه بر حافظه تصویری</w:t>
      </w:r>
    </w:p>
    <w:p w14:paraId="75B1A938" w14:textId="53B5EAC0" w:rsidR="00BD6461" w:rsidRDefault="00BD6461" w:rsidP="00BD6461">
      <w:pPr>
        <w:numPr>
          <w:ilvl w:val="0"/>
          <w:numId w:val="37"/>
        </w:numPr>
        <w:bidi/>
        <w:jc w:val="both"/>
        <w:rPr>
          <w:rFonts w:ascii="Times New Roman" w:hAnsi="Times New Roman" w:cs="B Nazanin"/>
          <w:color w:val="000000"/>
          <w:sz w:val="28"/>
          <w:szCs w:val="28"/>
          <w:lang w:bidi="fa-IR"/>
        </w:rPr>
      </w:pPr>
      <w:r>
        <w:rPr>
          <w:rFonts w:ascii="Times New Roman" w:hAnsi="Times New Roman" w:cs="B Nazanin"/>
          <w:color w:val="000000"/>
          <w:sz w:val="28"/>
          <w:szCs w:val="28"/>
          <w:lang w:bidi="fa-IR"/>
        </w:rPr>
        <w:t>Uworld</w:t>
      </w:r>
      <w:r>
        <w:rPr>
          <w:rFonts w:ascii="Times New Roman" w:hAnsi="Times New Roman" w:cs="B Nazanin"/>
          <w:color w:val="000000"/>
          <w:sz w:val="28"/>
          <w:szCs w:val="28"/>
          <w:rtl/>
          <w:lang w:bidi="fa-IR"/>
        </w:rPr>
        <w:t xml:space="preserve">: </w:t>
      </w:r>
      <w:r w:rsidR="00A92BED">
        <w:rPr>
          <w:rFonts w:ascii="Times New Roman" w:hAnsi="Times New Roman" w:cs="B Nazanin"/>
          <w:color w:val="000000"/>
          <w:sz w:val="28"/>
          <w:szCs w:val="28"/>
          <w:rtl/>
          <w:lang w:bidi="fa-IR"/>
        </w:rPr>
        <w:t>بانک سوالات آزمون‌های معتبر در زمینه آموزش علوم پزشکی</w:t>
      </w:r>
    </w:p>
    <w:p w14:paraId="47896BF6" w14:textId="496751CE" w:rsidR="00A92BED" w:rsidRDefault="00A92BED" w:rsidP="00A92BED">
      <w:pPr>
        <w:numPr>
          <w:ilvl w:val="0"/>
          <w:numId w:val="37"/>
        </w:numPr>
        <w:bidi/>
        <w:jc w:val="both"/>
        <w:rPr>
          <w:rFonts w:ascii="Times New Roman" w:hAnsi="Times New Roman" w:cs="B Nazanin"/>
          <w:color w:val="000000"/>
          <w:sz w:val="28"/>
          <w:szCs w:val="28"/>
          <w:lang w:bidi="fa-IR"/>
        </w:rPr>
      </w:pPr>
      <w:r>
        <w:rPr>
          <w:rFonts w:ascii="Times New Roman" w:hAnsi="Times New Roman" w:cs="B Nazanin"/>
          <w:color w:val="000000"/>
          <w:sz w:val="28"/>
          <w:szCs w:val="28"/>
          <w:lang w:bidi="fa-IR"/>
        </w:rPr>
        <w:t>Epocrate</w:t>
      </w:r>
      <w:r>
        <w:rPr>
          <w:rFonts w:ascii="Times New Roman" w:hAnsi="Times New Roman" w:cs="B Nazanin"/>
          <w:color w:val="000000"/>
          <w:sz w:val="28"/>
          <w:szCs w:val="28"/>
          <w:rtl/>
          <w:lang w:bidi="fa-IR"/>
        </w:rPr>
        <w:t>: حاوی ابزارهای کاربردی علوم پزشکی مانند محاسبات دارویی، مقیاس‌ها، تشخیص‌های پرستاری</w:t>
      </w:r>
    </w:p>
    <w:p w14:paraId="4EDF940C" w14:textId="77777777" w:rsidR="00A92BED" w:rsidRDefault="00A92BED" w:rsidP="00A92BED">
      <w:pPr>
        <w:bidi/>
        <w:jc w:val="both"/>
        <w:rPr>
          <w:rFonts w:ascii="Times New Roman" w:hAnsi="Times New Roman" w:cs="B Nazanin"/>
          <w:color w:val="000000"/>
          <w:sz w:val="28"/>
          <w:szCs w:val="28"/>
          <w:rtl/>
          <w:lang w:bidi="fa-IR"/>
        </w:rPr>
      </w:pPr>
    </w:p>
    <w:p w14:paraId="046728E3" w14:textId="2133914B" w:rsidR="00A92BED" w:rsidRDefault="00E20C0F" w:rsidP="00E20C0F">
      <w:pPr>
        <w:bidi/>
        <w:jc w:val="both"/>
        <w:rPr>
          <w:rFonts w:ascii="Times New Roman" w:hAnsi="Times New Roman" w:cs="B Nazanin"/>
          <w:color w:val="000000"/>
          <w:sz w:val="28"/>
          <w:szCs w:val="28"/>
          <w:u w:val="double"/>
          <w:rtl/>
          <w:lang w:bidi="fa-IR"/>
        </w:rPr>
      </w:pPr>
      <w:r>
        <w:rPr>
          <w:rFonts w:ascii="Times New Roman" w:hAnsi="Times New Roman" w:cs="B Nazanin"/>
          <w:color w:val="000000"/>
          <w:sz w:val="28"/>
          <w:szCs w:val="28"/>
          <w:rtl/>
          <w:lang w:bidi="fa-IR"/>
        </w:rPr>
        <w:t xml:space="preserve">طی بررسی‌های صورت گرفته توسط محقق مشخش شد که </w:t>
      </w:r>
      <w:r w:rsidR="00A92BED">
        <w:rPr>
          <w:rFonts w:ascii="Times New Roman" w:hAnsi="Times New Roman" w:cs="B Nazanin"/>
          <w:color w:val="000000"/>
          <w:sz w:val="28"/>
          <w:szCs w:val="28"/>
          <w:rtl/>
          <w:lang w:bidi="fa-IR"/>
        </w:rPr>
        <w:t xml:space="preserve">در داخل کشور نیز مقالات متعددی درمورد تاثیر نرم افزارهای آموزشی و </w:t>
      </w:r>
      <w:r>
        <w:rPr>
          <w:rFonts w:ascii="Times New Roman" w:hAnsi="Times New Roman" w:cs="B Nazanin"/>
          <w:color w:val="000000"/>
          <w:sz w:val="28"/>
          <w:szCs w:val="28"/>
          <w:rtl/>
          <w:lang w:bidi="fa-IR"/>
        </w:rPr>
        <w:t>آموزش مجازی در بهبود دانش در حوزه علوم پزشکی صورت گرفته است اما بیشتر این نرم افزارها به صورت پراکنده قابلیت‌های متفاوتی مثل دارویاب، دیکشنری یا محاسبات دارویی ارائه کرده‌اند. یکی از جدیدترین این نرم افزارها اپلیکیشن</w:t>
      </w:r>
      <w:commentRangeStart w:id="100"/>
      <w:r>
        <w:rPr>
          <w:rFonts w:ascii="Times New Roman" w:hAnsi="Times New Roman" w:cs="B Nazanin"/>
          <w:color w:val="000000"/>
          <w:sz w:val="28"/>
          <w:szCs w:val="28"/>
          <w:rtl/>
          <w:lang w:bidi="fa-IR"/>
        </w:rPr>
        <w:t xml:space="preserve"> دکترآباد </w:t>
      </w:r>
      <w:commentRangeEnd w:id="100"/>
      <w:r w:rsidR="000A0E8C">
        <w:rPr>
          <w:rStyle w:val="CommentReference"/>
          <w:rFonts w:ascii="Garamond" w:eastAsia="Times New Roman" w:hAnsi="Garamond" w:cs="Times New Roman"/>
          <w:lang w:val="x-none" w:eastAsia="x-none" w:bidi="fa-IR"/>
        </w:rPr>
        <w:commentReference w:id="100"/>
      </w:r>
      <w:r>
        <w:rPr>
          <w:rFonts w:ascii="Times New Roman" w:hAnsi="Times New Roman" w:cs="B Nazanin"/>
          <w:color w:val="000000"/>
          <w:sz w:val="28"/>
          <w:szCs w:val="28"/>
          <w:rtl/>
          <w:lang w:bidi="fa-IR"/>
        </w:rPr>
        <w:t>می‌باشد که به نسبت قابلیت‌های متفاوت را در قالب یک نرم افزار ارائه کرده‌اند. اگرچه که این نرم افزار بسیاری از رشته‌های علوم پزشکی را بعنوان جامعه مخاطب در نظر گرفته‌اند، اما می‌توان گفت طبق بررسی‌های صورت گرفته، تاکنون نرم افزار فعالی بصورت اختصاصی برای پرستاری تولید نشده است. لذا تیم این مطالعه بر آن شدند جهت برطرف کردن کمبود‌های آموزش مجازی در پرستاری، ارتقاء تبادل دانشجویان و بهبود دانش آنان یک نرم افزار اختصاصی برای پرستاران تولید کنند.</w:t>
      </w:r>
    </w:p>
    <w:p w14:paraId="44D86DA9" w14:textId="77777777" w:rsidR="00BB4A8F" w:rsidRDefault="00BB4A8F" w:rsidP="00BB4A8F">
      <w:pPr>
        <w:bidi/>
        <w:spacing w:after="0"/>
        <w:ind w:right="-540"/>
        <w:contextualSpacing/>
        <w:rPr>
          <w:rFonts w:ascii="Times New Roman" w:hAnsi="Times New Roman" w:cs="B Nazanin"/>
          <w:b/>
          <w:color w:val="7030A0"/>
          <w:sz w:val="28"/>
          <w:szCs w:val="28"/>
          <w:u w:val="single"/>
          <w:rtl/>
          <w:lang w:bidi="fa-IR"/>
        </w:rPr>
      </w:pPr>
    </w:p>
    <w:p w14:paraId="4AE66A88" w14:textId="77777777" w:rsidR="00BB4A8F" w:rsidRDefault="00BB4A8F" w:rsidP="00BB4A8F">
      <w:pPr>
        <w:bidi/>
        <w:spacing w:after="0"/>
        <w:ind w:right="-540"/>
        <w:contextualSpacing/>
        <w:rPr>
          <w:rFonts w:ascii="Times New Roman" w:hAnsi="Times New Roman" w:cs="B Nazanin"/>
          <w:b/>
          <w:color w:val="7030A0"/>
          <w:sz w:val="28"/>
          <w:szCs w:val="28"/>
          <w:u w:val="single"/>
          <w:rtl/>
          <w:lang w:bidi="fa-IR"/>
        </w:rPr>
      </w:pPr>
    </w:p>
    <w:p w14:paraId="0AC11F8D" w14:textId="77777777" w:rsidR="006962F7" w:rsidRDefault="006962F7" w:rsidP="00BB4A8F">
      <w:pPr>
        <w:bidi/>
        <w:spacing w:after="0"/>
        <w:ind w:right="-540"/>
        <w:contextualSpacing/>
        <w:rPr>
          <w:rFonts w:ascii="Times New Roman" w:hAnsi="Times New Roman" w:cs="B Nazanin"/>
          <w:b/>
          <w:color w:val="7030A0"/>
          <w:sz w:val="28"/>
          <w:szCs w:val="28"/>
          <w:u w:val="single"/>
          <w:rtl/>
          <w:lang w:bidi="fa-IR"/>
        </w:rPr>
      </w:pPr>
    </w:p>
    <w:p w14:paraId="2DE41A9F" w14:textId="77777777" w:rsidR="006962F7" w:rsidRDefault="009B18FE" w:rsidP="00BB4A8F">
      <w:pPr>
        <w:bidi/>
        <w:spacing w:after="0"/>
        <w:ind w:right="-540"/>
        <w:contextualSpacing/>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4- مطالعات امكان سنجي مقدماتي</w:t>
      </w:r>
      <w:r>
        <w:rPr>
          <w:rFonts w:ascii="Times New Roman" w:hAnsi="Times New Roman" w:cs="B Nazanin"/>
          <w:b/>
          <w:color w:val="7030A0"/>
          <w:sz w:val="28"/>
          <w:szCs w:val="28"/>
          <w:lang w:bidi="fa-IR"/>
        </w:rPr>
        <w:t xml:space="preserve"> Pre-Feasibility Study</w:t>
      </w:r>
      <w:r>
        <w:rPr>
          <w:rFonts w:ascii="Times New Roman" w:hAnsi="Times New Roman" w:cs="B Nazanin"/>
          <w:b/>
          <w:color w:val="7030A0"/>
          <w:sz w:val="28"/>
          <w:szCs w:val="28"/>
          <w:rtl/>
          <w:lang w:bidi="fa-IR"/>
        </w:rPr>
        <w:t>، و كسب و كار</w:t>
      </w:r>
      <w:r>
        <w:rPr>
          <w:rFonts w:ascii="Times New Roman" w:hAnsi="Times New Roman" w:cs="B Nazanin"/>
          <w:b/>
          <w:color w:val="7030A0"/>
          <w:sz w:val="28"/>
          <w:szCs w:val="28"/>
          <w:lang w:bidi="fa-IR"/>
        </w:rPr>
        <w:t xml:space="preserve"> Business Plan  </w:t>
      </w:r>
    </w:p>
    <w:p w14:paraId="22DE1AA8" w14:textId="77777777" w:rsidR="006962F7" w:rsidRDefault="009B18FE" w:rsidP="00BB4A8F">
      <w:pPr>
        <w:bidi/>
        <w:spacing w:after="0"/>
        <w:ind w:right="-540"/>
        <w:contextualSpacing/>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ویژگی های محصول</w:t>
      </w:r>
      <w:r>
        <w:rPr>
          <w:rFonts w:ascii="Times New Roman" w:hAnsi="Times New Roman" w:cs="B Nazanin"/>
          <w:b/>
          <w:color w:val="7030A0"/>
          <w:sz w:val="28"/>
          <w:szCs w:val="28"/>
          <w:lang w:bidi="fa-IR"/>
        </w:rPr>
        <w:t>:</w:t>
      </w:r>
    </w:p>
    <w:p w14:paraId="3DB17127" w14:textId="63719E37" w:rsidR="006962F7" w:rsidRDefault="009B18FE" w:rsidP="00BB4A8F">
      <w:pPr>
        <w:numPr>
          <w:ilvl w:val="0"/>
          <w:numId w:val="30"/>
        </w:numPr>
        <w:bidi/>
        <w:spacing w:after="0"/>
        <w:ind w:right="-540"/>
        <w:contextualSpacing/>
        <w:rPr>
          <w:rFonts w:ascii="Times New Roman" w:eastAsia="Times New Roman" w:hAnsi="Times New Roman" w:cs="B Nazanin"/>
          <w:b/>
          <w:color w:val="7030A0"/>
          <w:sz w:val="28"/>
          <w:szCs w:val="28"/>
          <w:rtl/>
          <w:lang w:val="x-none" w:eastAsia="x-none" w:bidi="fa-IR"/>
        </w:rPr>
      </w:pPr>
      <w:r>
        <w:rPr>
          <w:rFonts w:ascii="Times New Roman" w:eastAsia="Times New Roman" w:hAnsi="Times New Roman" w:cs="B Nazanin"/>
          <w:b/>
          <w:color w:val="7030A0"/>
          <w:sz w:val="28"/>
          <w:szCs w:val="28"/>
          <w:rtl/>
          <w:lang w:val="x-none" w:eastAsia="x-none" w:bidi="fa-IR"/>
        </w:rPr>
        <w:t>شرح محصول</w:t>
      </w:r>
      <w:r>
        <w:rPr>
          <w:rFonts w:ascii="Times New Roman" w:eastAsia="Times New Roman" w:hAnsi="Times New Roman" w:cs="B Nazanin"/>
          <w:b/>
          <w:color w:val="7030A0"/>
          <w:sz w:val="28"/>
          <w:szCs w:val="28"/>
          <w:lang w:val="x-none" w:eastAsia="x-none" w:bidi="fa-IR"/>
        </w:rPr>
        <w:tab/>
      </w:r>
      <w:r w:rsidR="00DE116D">
        <w:rPr>
          <w:rFonts w:ascii="Times New Roman" w:eastAsia="Times New Roman" w:hAnsi="Times New Roman" w:cs="B Nazanin"/>
          <w:b/>
          <w:sz w:val="28"/>
          <w:szCs w:val="28"/>
          <w:rtl/>
          <w:lang w:val="x-none" w:eastAsia="x-none" w:bidi="fa-IR"/>
        </w:rPr>
        <w:t>نرم افزار آموزشی</w:t>
      </w:r>
      <w:r w:rsidR="00BB4A8F">
        <w:rPr>
          <w:rFonts w:ascii="Times New Roman" w:eastAsia="Times New Roman" w:hAnsi="Times New Roman" w:cs="B Nazanin"/>
          <w:b/>
          <w:sz w:val="28"/>
          <w:szCs w:val="28"/>
          <w:rtl/>
          <w:lang w:val="x-none" w:eastAsia="x-none" w:bidi="fa-IR"/>
        </w:rPr>
        <w:t xml:space="preserve"> </w:t>
      </w:r>
      <w:r w:rsidR="00DE116D">
        <w:rPr>
          <w:rFonts w:ascii="Times New Roman" w:eastAsia="Times New Roman" w:hAnsi="Times New Roman" w:cs="B Nazanin"/>
          <w:b/>
          <w:sz w:val="28"/>
          <w:szCs w:val="28"/>
          <w:rtl/>
          <w:lang w:val="x-none" w:eastAsia="x-none" w:bidi="fa-IR"/>
        </w:rPr>
        <w:t>پرستاری</w:t>
      </w:r>
    </w:p>
    <w:p w14:paraId="5B4EC201" w14:textId="045D9719" w:rsidR="006962F7" w:rsidRDefault="009B18FE" w:rsidP="00C42632">
      <w:pPr>
        <w:numPr>
          <w:ilvl w:val="0"/>
          <w:numId w:val="30"/>
        </w:numPr>
        <w:bidi/>
        <w:spacing w:after="0"/>
        <w:ind w:right="-540"/>
        <w:contextualSpacing/>
        <w:rPr>
          <w:rFonts w:ascii="Times New Roman" w:eastAsia="Times New Roman" w:hAnsi="Times New Roman" w:cs="B Nazanin"/>
          <w:b/>
          <w:color w:val="7030A0"/>
          <w:sz w:val="28"/>
          <w:szCs w:val="28"/>
          <w:rtl/>
          <w:lang w:val="x-none" w:eastAsia="x-none" w:bidi="fa-IR"/>
        </w:rPr>
      </w:pPr>
      <w:commentRangeStart w:id="101"/>
      <w:r>
        <w:rPr>
          <w:rFonts w:ascii="Times New Roman" w:eastAsia="Times New Roman" w:hAnsi="Times New Roman" w:cs="B Nazanin"/>
          <w:b/>
          <w:color w:val="7030A0"/>
          <w:sz w:val="28"/>
          <w:szCs w:val="28"/>
          <w:rtl/>
          <w:lang w:val="x-none" w:eastAsia="x-none" w:bidi="fa-IR"/>
        </w:rPr>
        <w:t>موارد كاربرد محصول</w:t>
      </w:r>
      <w:r>
        <w:rPr>
          <w:rFonts w:ascii="Times New Roman" w:eastAsia="Times New Roman" w:hAnsi="Times New Roman" w:cs="B Nazanin"/>
          <w:b/>
          <w:color w:val="7030A0"/>
          <w:sz w:val="28"/>
          <w:szCs w:val="28"/>
          <w:lang w:val="x-none" w:eastAsia="x-none" w:bidi="fa-IR"/>
        </w:rPr>
        <w:t xml:space="preserve"> </w:t>
      </w:r>
      <w:r w:rsidR="00DE116D">
        <w:rPr>
          <w:rFonts w:ascii="Times New Roman" w:eastAsia="Times New Roman" w:hAnsi="Times New Roman" w:cs="B Nazanin"/>
          <w:b/>
          <w:color w:val="7030A0"/>
          <w:sz w:val="28"/>
          <w:szCs w:val="28"/>
          <w:rtl/>
          <w:lang w:val="x-none" w:eastAsia="x-none" w:bidi="fa-IR"/>
        </w:rPr>
        <w:t xml:space="preserve"> </w:t>
      </w:r>
      <w:ins w:id="102" w:author="مسعود رضائی" w:date="2024-07-31T10:40:00Z">
        <w:r w:rsidR="00C42632">
          <w:rPr>
            <w:rFonts w:ascii="Times New Roman" w:eastAsia="Times New Roman" w:hAnsi="Times New Roman" w:cs="B Nazanin" w:hint="cs"/>
            <w:b/>
            <w:color w:val="7030A0"/>
            <w:sz w:val="28"/>
            <w:szCs w:val="28"/>
            <w:rtl/>
            <w:lang w:val="x-none" w:eastAsia="x-none" w:bidi="fa-IR"/>
          </w:rPr>
          <w:t xml:space="preserve">: </w:t>
        </w:r>
        <w:commentRangeEnd w:id="101"/>
        <w:r w:rsidR="00C42632">
          <w:rPr>
            <w:rStyle w:val="CommentReference"/>
            <w:rFonts w:ascii="Garamond" w:eastAsia="Times New Roman" w:hAnsi="Garamond" w:cs="Times New Roman"/>
            <w:rtl/>
            <w:lang w:val="x-none" w:eastAsia="x-none" w:bidi="fa-IR"/>
          </w:rPr>
          <w:commentReference w:id="101"/>
        </w:r>
      </w:ins>
    </w:p>
    <w:p w14:paraId="77757C39" w14:textId="4D095359" w:rsidR="006962F7" w:rsidRDefault="009B18FE" w:rsidP="00BB4A8F">
      <w:pPr>
        <w:numPr>
          <w:ilvl w:val="0"/>
          <w:numId w:val="30"/>
        </w:numPr>
        <w:bidi/>
        <w:spacing w:after="0"/>
        <w:ind w:right="-540"/>
        <w:contextualSpacing/>
        <w:rPr>
          <w:rFonts w:ascii="Times New Roman" w:eastAsia="Times New Roman" w:hAnsi="Times New Roman" w:cs="B Nazanin"/>
          <w:b/>
          <w:color w:val="7030A0"/>
          <w:sz w:val="28"/>
          <w:szCs w:val="28"/>
          <w:rtl/>
          <w:lang w:val="x-none" w:eastAsia="x-none" w:bidi="fa-IR"/>
        </w:rPr>
      </w:pPr>
      <w:commentRangeStart w:id="103"/>
      <w:r>
        <w:rPr>
          <w:rFonts w:ascii="Times New Roman" w:eastAsia="Times New Roman" w:hAnsi="Times New Roman" w:cs="B Nazanin"/>
          <w:b/>
          <w:color w:val="7030A0"/>
          <w:sz w:val="28"/>
          <w:szCs w:val="28"/>
          <w:rtl/>
          <w:lang w:val="x-none" w:eastAsia="x-none" w:bidi="fa-IR"/>
        </w:rPr>
        <w:t>مزيت محصول نسبت به نمونه‌هاي مشابه</w:t>
      </w:r>
      <w:r w:rsidR="00DE116D">
        <w:rPr>
          <w:rFonts w:ascii="Times New Roman" w:eastAsia="Times New Roman" w:hAnsi="Times New Roman" w:cs="B Nazanin"/>
          <w:b/>
          <w:color w:val="7030A0"/>
          <w:sz w:val="28"/>
          <w:szCs w:val="28"/>
          <w:rtl/>
          <w:lang w:val="x-none" w:eastAsia="x-none" w:bidi="fa-IR"/>
        </w:rPr>
        <w:t xml:space="preserve"> </w:t>
      </w:r>
      <w:commentRangeEnd w:id="103"/>
      <w:r w:rsidR="003E4B51">
        <w:rPr>
          <w:rStyle w:val="CommentReference"/>
          <w:rFonts w:ascii="Garamond" w:eastAsia="Times New Roman" w:hAnsi="Garamond" w:cs="Times New Roman"/>
          <w:rtl/>
          <w:lang w:val="x-none" w:eastAsia="x-none" w:bidi="fa-IR"/>
        </w:rPr>
        <w:commentReference w:id="103"/>
      </w:r>
      <w:r w:rsidR="00DE116D">
        <w:rPr>
          <w:rFonts w:ascii="Times New Roman" w:eastAsia="Times New Roman" w:hAnsi="Times New Roman" w:cs="B Nazanin"/>
          <w:b/>
          <w:sz w:val="28"/>
          <w:szCs w:val="28"/>
          <w:rtl/>
          <w:lang w:val="x-none" w:eastAsia="x-none" w:bidi="fa-IR"/>
        </w:rPr>
        <w:t>امکانات آموزشی، پژوهشی و کارآفرینی بصورت یکجا در یک نرم افزار</w:t>
      </w:r>
      <w:r>
        <w:rPr>
          <w:rFonts w:ascii="Times New Roman" w:eastAsia="Times New Roman" w:hAnsi="Times New Roman" w:cs="B Nazanin"/>
          <w:b/>
          <w:color w:val="7030A0"/>
          <w:sz w:val="28"/>
          <w:szCs w:val="28"/>
          <w:lang w:val="x-none" w:eastAsia="x-none" w:bidi="fa-IR"/>
        </w:rPr>
        <w:tab/>
      </w:r>
    </w:p>
    <w:p w14:paraId="712B8B11" w14:textId="77777777" w:rsidR="006962F7" w:rsidRDefault="009B18FE" w:rsidP="00BB4A8F">
      <w:pPr>
        <w:numPr>
          <w:ilvl w:val="0"/>
          <w:numId w:val="30"/>
        </w:numPr>
        <w:bidi/>
        <w:spacing w:after="0"/>
        <w:ind w:right="-540"/>
        <w:contextualSpacing/>
        <w:rPr>
          <w:rFonts w:ascii="Times New Roman" w:eastAsia="Times New Roman" w:hAnsi="Times New Roman" w:cs="B Nazanin"/>
          <w:b/>
          <w:color w:val="7030A0"/>
          <w:sz w:val="28"/>
          <w:szCs w:val="28"/>
          <w:rtl/>
          <w:lang w:val="x-none" w:eastAsia="x-none" w:bidi="fa-IR"/>
        </w:rPr>
      </w:pPr>
      <w:r>
        <w:rPr>
          <w:rFonts w:ascii="Times New Roman" w:eastAsia="Times New Roman" w:hAnsi="Times New Roman" w:cs="B Nazanin"/>
          <w:b/>
          <w:color w:val="7030A0"/>
          <w:sz w:val="28"/>
          <w:szCs w:val="28"/>
          <w:rtl/>
          <w:lang w:val="x-none" w:eastAsia="x-none" w:bidi="fa-IR"/>
        </w:rPr>
        <w:t>قيمت داخلي و جهاني محصول ( در صورت وجود مشابه)</w:t>
      </w:r>
      <w:r>
        <w:rPr>
          <w:rFonts w:ascii="Times New Roman" w:eastAsia="Times New Roman" w:hAnsi="Times New Roman" w:cs="B Nazanin"/>
          <w:b/>
          <w:color w:val="7030A0"/>
          <w:sz w:val="28"/>
          <w:szCs w:val="28"/>
          <w:lang w:val="x-none" w:eastAsia="x-none" w:bidi="fa-IR"/>
        </w:rPr>
        <w:tab/>
      </w:r>
    </w:p>
    <w:p w14:paraId="2E830ED4" w14:textId="68D63E2B" w:rsidR="006962F7" w:rsidRDefault="009B18FE" w:rsidP="00BB4A8F">
      <w:pPr>
        <w:numPr>
          <w:ilvl w:val="0"/>
          <w:numId w:val="30"/>
        </w:numPr>
        <w:bidi/>
        <w:spacing w:after="0"/>
        <w:ind w:right="-540"/>
        <w:contextualSpacing/>
        <w:rPr>
          <w:rFonts w:ascii="Times New Roman" w:eastAsia="Times New Roman" w:hAnsi="Times New Roman" w:cs="B Nazanin"/>
          <w:b/>
          <w:color w:val="7030A0"/>
          <w:sz w:val="28"/>
          <w:szCs w:val="28"/>
          <w:rtl/>
          <w:lang w:val="x-none" w:eastAsia="x-none" w:bidi="fa-IR"/>
        </w:rPr>
      </w:pPr>
      <w:r>
        <w:rPr>
          <w:rFonts w:ascii="Times New Roman" w:eastAsia="Times New Roman" w:hAnsi="Times New Roman" w:cs="B Nazanin"/>
          <w:b/>
          <w:color w:val="7030A0"/>
          <w:sz w:val="28"/>
          <w:szCs w:val="28"/>
          <w:rtl/>
          <w:lang w:val="x-none" w:eastAsia="x-none" w:bidi="fa-IR"/>
        </w:rPr>
        <w:t>پیش بینی سال انبوه سازی/ میزان انبوه سازی</w:t>
      </w:r>
      <w:r>
        <w:rPr>
          <w:rFonts w:ascii="Times New Roman" w:eastAsia="Times New Roman" w:hAnsi="Times New Roman" w:cs="B Nazanin"/>
          <w:b/>
          <w:color w:val="7030A0"/>
          <w:sz w:val="28"/>
          <w:szCs w:val="28"/>
          <w:lang w:val="x-none" w:eastAsia="x-none" w:bidi="fa-IR"/>
        </w:rPr>
        <w:tab/>
      </w:r>
      <w:r w:rsidR="00DE116D">
        <w:rPr>
          <w:rFonts w:ascii="Times New Roman" w:eastAsia="Times New Roman" w:hAnsi="Times New Roman" w:cs="B Nazanin"/>
          <w:b/>
          <w:sz w:val="28"/>
          <w:szCs w:val="28"/>
          <w:rtl/>
          <w:lang w:val="x-none" w:eastAsia="x-none" w:bidi="fa-IR"/>
        </w:rPr>
        <w:t>یکسال/ حدود 500 نصب فعال</w:t>
      </w:r>
    </w:p>
    <w:p w14:paraId="74DC9408" w14:textId="4F316ECB" w:rsidR="006962F7" w:rsidRDefault="009B18FE" w:rsidP="00BB4A8F">
      <w:pPr>
        <w:numPr>
          <w:ilvl w:val="0"/>
          <w:numId w:val="30"/>
        </w:numPr>
        <w:bidi/>
        <w:spacing w:after="0"/>
        <w:ind w:right="-540"/>
        <w:contextualSpacing/>
        <w:rPr>
          <w:rFonts w:ascii="Times New Roman" w:eastAsia="Times New Roman" w:hAnsi="Times New Roman" w:cs="B Nazanin"/>
          <w:b/>
          <w:color w:val="7030A0"/>
          <w:sz w:val="28"/>
          <w:szCs w:val="28"/>
          <w:rtl/>
          <w:lang w:val="x-none" w:eastAsia="x-none" w:bidi="fa-IR"/>
        </w:rPr>
      </w:pPr>
      <w:commentRangeStart w:id="104"/>
      <w:r>
        <w:rPr>
          <w:rFonts w:ascii="Times New Roman" w:eastAsia="Times New Roman" w:hAnsi="Times New Roman" w:cs="B Nazanin"/>
          <w:b/>
          <w:color w:val="7030A0"/>
          <w:sz w:val="28"/>
          <w:szCs w:val="28"/>
          <w:rtl/>
          <w:lang w:val="x-none" w:eastAsia="x-none" w:bidi="fa-IR"/>
        </w:rPr>
        <w:t>طول عمر فناوری پس از انبوه سازی</w:t>
      </w:r>
      <w:commentRangeEnd w:id="104"/>
      <w:r w:rsidR="003E4B51">
        <w:rPr>
          <w:rStyle w:val="CommentReference"/>
          <w:rFonts w:ascii="Garamond" w:eastAsia="Times New Roman" w:hAnsi="Garamond" w:cs="Times New Roman"/>
          <w:rtl/>
          <w:lang w:val="x-none" w:eastAsia="x-none" w:bidi="fa-IR"/>
        </w:rPr>
        <w:commentReference w:id="104"/>
      </w:r>
      <w:r>
        <w:rPr>
          <w:rFonts w:ascii="Times New Roman" w:eastAsia="Times New Roman" w:hAnsi="Times New Roman" w:cs="B Nazanin"/>
          <w:b/>
          <w:color w:val="7030A0"/>
          <w:sz w:val="28"/>
          <w:szCs w:val="28"/>
          <w:lang w:val="x-none" w:eastAsia="x-none" w:bidi="fa-IR"/>
        </w:rPr>
        <w:tab/>
      </w:r>
      <w:r w:rsidR="00DE116D">
        <w:rPr>
          <w:rFonts w:ascii="Times New Roman" w:eastAsia="Times New Roman" w:hAnsi="Times New Roman" w:cs="B Nazanin"/>
          <w:b/>
          <w:sz w:val="28"/>
          <w:szCs w:val="28"/>
          <w:rtl/>
          <w:lang w:val="x-none" w:eastAsia="x-none" w:bidi="fa-IR"/>
        </w:rPr>
        <w:t>تا زمان نصب در گوشی کاربر</w:t>
      </w:r>
    </w:p>
    <w:p w14:paraId="4D27FFE0" w14:textId="6ACC7A1C" w:rsidR="006962F7" w:rsidRDefault="009B18FE" w:rsidP="00BB4A8F">
      <w:pPr>
        <w:numPr>
          <w:ilvl w:val="0"/>
          <w:numId w:val="30"/>
        </w:numPr>
        <w:bidi/>
        <w:spacing w:after="0"/>
        <w:ind w:right="-540"/>
        <w:contextualSpacing/>
        <w:rPr>
          <w:rFonts w:ascii="Times New Roman" w:eastAsia="Times New Roman" w:hAnsi="Times New Roman" w:cs="B Nazanin"/>
          <w:b/>
          <w:color w:val="7030A0"/>
          <w:sz w:val="28"/>
          <w:szCs w:val="28"/>
          <w:rtl/>
          <w:lang w:val="x-none" w:eastAsia="x-none" w:bidi="fa-IR"/>
        </w:rPr>
      </w:pPr>
      <w:r>
        <w:rPr>
          <w:rFonts w:ascii="Times New Roman" w:eastAsia="Times New Roman" w:hAnsi="Times New Roman" w:cs="B Nazanin"/>
          <w:b/>
          <w:color w:val="7030A0"/>
          <w:sz w:val="28"/>
          <w:szCs w:val="28"/>
          <w:rtl/>
          <w:lang w:val="x-none" w:eastAsia="x-none" w:bidi="fa-IR"/>
        </w:rPr>
        <w:t>وضعيت جغرافيايي محل توليد محصول</w:t>
      </w:r>
      <w:r>
        <w:rPr>
          <w:rFonts w:ascii="Times New Roman" w:eastAsia="Times New Roman" w:hAnsi="Times New Roman" w:cs="B Nazanin"/>
          <w:b/>
          <w:color w:val="7030A0"/>
          <w:sz w:val="28"/>
          <w:szCs w:val="28"/>
          <w:lang w:val="x-none" w:eastAsia="x-none" w:bidi="fa-IR"/>
        </w:rPr>
        <w:tab/>
      </w:r>
      <w:r w:rsidR="00DE116D">
        <w:rPr>
          <w:rFonts w:ascii="Times New Roman" w:eastAsia="Times New Roman" w:hAnsi="Times New Roman" w:cs="B Nazanin"/>
          <w:b/>
          <w:sz w:val="28"/>
          <w:szCs w:val="28"/>
          <w:rtl/>
          <w:lang w:val="x-none" w:eastAsia="x-none" w:bidi="fa-IR"/>
        </w:rPr>
        <w:t>دانشکده پرستاری-مامایی دانشگاه علوم پزشکی ایران</w:t>
      </w:r>
    </w:p>
    <w:p w14:paraId="12900FB7" w14:textId="77777777" w:rsidR="006962F7" w:rsidRDefault="006962F7" w:rsidP="00BB4A8F">
      <w:pPr>
        <w:bidi/>
        <w:spacing w:after="0"/>
        <w:ind w:right="-540"/>
        <w:contextualSpacing/>
        <w:rPr>
          <w:rFonts w:ascii="Times New Roman" w:hAnsi="Times New Roman" w:cs="B Nazanin"/>
          <w:b/>
          <w:color w:val="7030A0"/>
          <w:sz w:val="28"/>
          <w:szCs w:val="28"/>
          <w:rtl/>
          <w:lang w:bidi="fa-IR"/>
        </w:rPr>
      </w:pPr>
    </w:p>
    <w:p w14:paraId="3BB7A311" w14:textId="77777777" w:rsidR="006962F7" w:rsidRDefault="006962F7" w:rsidP="00BB4A8F">
      <w:pPr>
        <w:spacing w:after="0"/>
        <w:ind w:right="-540"/>
        <w:contextualSpacing/>
        <w:rPr>
          <w:rFonts w:ascii="Times New Roman" w:hAnsi="Times New Roman" w:cs="B Nazanin"/>
          <w:b/>
          <w:color w:val="7030A0"/>
          <w:sz w:val="28"/>
          <w:szCs w:val="28"/>
          <w:u w:val="single"/>
          <w:rtl/>
          <w:lang w:bidi="fa-IR"/>
        </w:rPr>
      </w:pPr>
    </w:p>
    <w:p w14:paraId="0EF796E0" w14:textId="77777777" w:rsidR="006962F7" w:rsidRDefault="009B18FE" w:rsidP="00BB4A8F">
      <w:pPr>
        <w:bidi/>
        <w:spacing w:after="0"/>
        <w:ind w:right="-540"/>
        <w:contextualSpacing/>
        <w:rPr>
          <w:rFonts w:ascii="Times New Roman" w:hAnsi="Times New Roman" w:cs="B Nazanin"/>
          <w:b/>
          <w:color w:val="7030A0"/>
          <w:sz w:val="28"/>
          <w:szCs w:val="28"/>
          <w:rtl/>
          <w:lang w:bidi="fa-IR"/>
        </w:rPr>
      </w:pPr>
      <w:commentRangeStart w:id="105"/>
      <w:r>
        <w:rPr>
          <w:rFonts w:ascii="Times New Roman" w:hAnsi="Times New Roman" w:cs="B Nazanin"/>
          <w:b/>
          <w:color w:val="7030A0"/>
          <w:sz w:val="28"/>
          <w:szCs w:val="28"/>
          <w:rtl/>
          <w:lang w:bidi="fa-IR"/>
        </w:rPr>
        <w:lastRenderedPageBreak/>
        <w:t>مشخصات فني محصول</w:t>
      </w:r>
      <w:r>
        <w:rPr>
          <w:rFonts w:ascii="Times New Roman" w:hAnsi="Times New Roman" w:cs="B Nazanin"/>
          <w:b/>
          <w:color w:val="7030A0"/>
          <w:sz w:val="28"/>
          <w:szCs w:val="28"/>
          <w:lang w:bidi="fa-IR"/>
        </w:rPr>
        <w:t>:</w:t>
      </w:r>
      <w:commentRangeEnd w:id="105"/>
      <w:r w:rsidR="00A17834">
        <w:rPr>
          <w:rStyle w:val="CommentReference"/>
          <w:rFonts w:ascii="Garamond" w:eastAsia="Times New Roman" w:hAnsi="Garamond" w:cs="Times New Roman"/>
          <w:rtl/>
          <w:lang w:val="x-none" w:eastAsia="x-none" w:bidi="fa-IR"/>
        </w:rPr>
        <w:commentReference w:id="105"/>
      </w:r>
    </w:p>
    <w:p w14:paraId="4B63BEBB" w14:textId="77777777" w:rsidR="006962F7" w:rsidRDefault="006962F7" w:rsidP="00BB4A8F">
      <w:pPr>
        <w:bidi/>
        <w:spacing w:after="0"/>
        <w:ind w:right="-540"/>
        <w:contextualSpacing/>
        <w:rPr>
          <w:rFonts w:ascii="Times New Roman" w:hAnsi="Times New Roman" w:cs="B Nazanin"/>
          <w:b/>
          <w:color w:val="7030A0"/>
          <w:sz w:val="28"/>
          <w:szCs w:val="28"/>
          <w:rtl/>
          <w:lang w:bidi="fa-IR"/>
        </w:rPr>
      </w:pPr>
    </w:p>
    <w:p w14:paraId="4C98DDFB" w14:textId="77777777" w:rsidR="006962F7" w:rsidRPr="003E4B51" w:rsidRDefault="009B18FE" w:rsidP="00BB4A8F">
      <w:pPr>
        <w:numPr>
          <w:ilvl w:val="0"/>
          <w:numId w:val="32"/>
        </w:numPr>
        <w:bidi/>
        <w:spacing w:after="0"/>
        <w:ind w:right="-540"/>
        <w:contextualSpacing/>
        <w:rPr>
          <w:rFonts w:ascii="Times New Roman" w:eastAsia="Times New Roman" w:hAnsi="Times New Roman" w:cs="B Nazanin"/>
          <w:b/>
          <w:color w:val="7030A0"/>
          <w:sz w:val="28"/>
          <w:szCs w:val="28"/>
          <w:highlight w:val="yellow"/>
          <w:rtl/>
          <w:lang w:val="x-none" w:eastAsia="x-none" w:bidi="fa-IR"/>
          <w:rPrChange w:id="106" w:author="مسعود رضائی" w:date="2024-07-31T10:44:00Z">
            <w:rPr>
              <w:rFonts w:ascii="Times New Roman" w:eastAsia="Times New Roman" w:hAnsi="Times New Roman" w:cs="B Nazanin"/>
              <w:b/>
              <w:color w:val="7030A0"/>
              <w:sz w:val="28"/>
              <w:szCs w:val="28"/>
              <w:rtl/>
              <w:lang w:val="x-none" w:eastAsia="x-none" w:bidi="fa-IR"/>
            </w:rPr>
          </w:rPrChange>
        </w:rPr>
      </w:pPr>
      <w:r w:rsidRPr="003E4B51">
        <w:rPr>
          <w:rFonts w:ascii="Times New Roman" w:eastAsia="Times New Roman" w:hAnsi="Times New Roman" w:cs="B Nazanin"/>
          <w:b/>
          <w:color w:val="7030A0"/>
          <w:sz w:val="28"/>
          <w:szCs w:val="28"/>
          <w:highlight w:val="yellow"/>
          <w:rtl/>
          <w:lang w:val="x-none" w:eastAsia="x-none" w:bidi="fa-IR"/>
          <w:rPrChange w:id="107" w:author="مسعود رضائی" w:date="2024-07-31T10:44:00Z">
            <w:rPr>
              <w:rFonts w:ascii="Times New Roman" w:eastAsia="Times New Roman" w:hAnsi="Times New Roman" w:cs="B Nazanin"/>
              <w:b/>
              <w:color w:val="7030A0"/>
              <w:sz w:val="28"/>
              <w:szCs w:val="28"/>
              <w:rtl/>
              <w:lang w:val="x-none" w:eastAsia="x-none" w:bidi="fa-IR"/>
            </w:rPr>
          </w:rPrChange>
        </w:rPr>
        <w:t>ارائه مشخصات فني محصول پيش‌بيني شده</w:t>
      </w:r>
      <w:r w:rsidRPr="003E4B51">
        <w:rPr>
          <w:rFonts w:ascii="Times New Roman" w:eastAsia="Times New Roman" w:hAnsi="Times New Roman" w:cs="B Nazanin"/>
          <w:b/>
          <w:color w:val="7030A0"/>
          <w:sz w:val="28"/>
          <w:szCs w:val="28"/>
          <w:highlight w:val="yellow"/>
          <w:lang w:val="x-none" w:eastAsia="x-none" w:bidi="fa-IR"/>
          <w:rPrChange w:id="108" w:author="مسعود رضائی" w:date="2024-07-31T10:44:00Z">
            <w:rPr>
              <w:rFonts w:ascii="Times New Roman" w:eastAsia="Times New Roman" w:hAnsi="Times New Roman" w:cs="B Nazanin"/>
              <w:b/>
              <w:color w:val="7030A0"/>
              <w:sz w:val="28"/>
              <w:szCs w:val="28"/>
              <w:lang w:val="x-none" w:eastAsia="x-none" w:bidi="fa-IR"/>
            </w:rPr>
          </w:rPrChange>
        </w:rPr>
        <w:tab/>
      </w:r>
    </w:p>
    <w:p w14:paraId="1F88BC0E" w14:textId="77777777" w:rsidR="006962F7" w:rsidRPr="003E4B51" w:rsidRDefault="009B18FE" w:rsidP="00BB4A8F">
      <w:pPr>
        <w:numPr>
          <w:ilvl w:val="0"/>
          <w:numId w:val="32"/>
        </w:numPr>
        <w:bidi/>
        <w:spacing w:after="0"/>
        <w:ind w:right="-540"/>
        <w:contextualSpacing/>
        <w:rPr>
          <w:rFonts w:ascii="Times New Roman" w:eastAsia="Times New Roman" w:hAnsi="Times New Roman" w:cs="B Nazanin"/>
          <w:b/>
          <w:color w:val="7030A0"/>
          <w:sz w:val="28"/>
          <w:szCs w:val="28"/>
          <w:highlight w:val="yellow"/>
          <w:rtl/>
          <w:lang w:val="x-none" w:eastAsia="x-none" w:bidi="fa-IR"/>
          <w:rPrChange w:id="109" w:author="مسعود رضائی" w:date="2024-07-31T10:44:00Z">
            <w:rPr>
              <w:rFonts w:ascii="Times New Roman" w:eastAsia="Times New Roman" w:hAnsi="Times New Roman" w:cs="B Nazanin"/>
              <w:b/>
              <w:color w:val="7030A0"/>
              <w:sz w:val="28"/>
              <w:szCs w:val="28"/>
              <w:rtl/>
              <w:lang w:val="x-none" w:eastAsia="x-none" w:bidi="fa-IR"/>
            </w:rPr>
          </w:rPrChange>
        </w:rPr>
      </w:pPr>
      <w:r w:rsidRPr="003E4B51">
        <w:rPr>
          <w:rFonts w:ascii="Times New Roman" w:eastAsia="Times New Roman" w:hAnsi="Times New Roman" w:cs="B Nazanin"/>
          <w:b/>
          <w:color w:val="7030A0"/>
          <w:sz w:val="28"/>
          <w:szCs w:val="28"/>
          <w:highlight w:val="yellow"/>
          <w:rtl/>
          <w:lang w:val="x-none" w:eastAsia="x-none" w:bidi="fa-IR"/>
          <w:rPrChange w:id="110" w:author="مسعود رضائی" w:date="2024-07-31T10:44:00Z">
            <w:rPr>
              <w:rFonts w:ascii="Times New Roman" w:eastAsia="Times New Roman" w:hAnsi="Times New Roman" w:cs="B Nazanin"/>
              <w:b/>
              <w:color w:val="7030A0"/>
              <w:sz w:val="28"/>
              <w:szCs w:val="28"/>
              <w:rtl/>
              <w:lang w:val="x-none" w:eastAsia="x-none" w:bidi="fa-IR"/>
            </w:rPr>
          </w:rPrChange>
        </w:rPr>
        <w:t>استانداردهاي الزامي محصول</w:t>
      </w:r>
      <w:r w:rsidRPr="003E4B51">
        <w:rPr>
          <w:rFonts w:ascii="Times New Roman" w:eastAsia="Times New Roman" w:hAnsi="Times New Roman" w:cs="B Nazanin"/>
          <w:b/>
          <w:color w:val="7030A0"/>
          <w:sz w:val="28"/>
          <w:szCs w:val="28"/>
          <w:highlight w:val="yellow"/>
          <w:lang w:val="x-none" w:eastAsia="x-none" w:bidi="fa-IR"/>
          <w:rPrChange w:id="111" w:author="مسعود رضائی" w:date="2024-07-31T10:44:00Z">
            <w:rPr>
              <w:rFonts w:ascii="Times New Roman" w:eastAsia="Times New Roman" w:hAnsi="Times New Roman" w:cs="B Nazanin"/>
              <w:b/>
              <w:color w:val="7030A0"/>
              <w:sz w:val="28"/>
              <w:szCs w:val="28"/>
              <w:lang w:val="x-none" w:eastAsia="x-none" w:bidi="fa-IR"/>
            </w:rPr>
          </w:rPrChange>
        </w:rPr>
        <w:tab/>
      </w:r>
    </w:p>
    <w:p w14:paraId="5BA31EB4" w14:textId="77777777" w:rsidR="006962F7" w:rsidRPr="003E4B51" w:rsidRDefault="009B18FE" w:rsidP="00BB4A8F">
      <w:pPr>
        <w:numPr>
          <w:ilvl w:val="0"/>
          <w:numId w:val="32"/>
        </w:numPr>
        <w:bidi/>
        <w:spacing w:after="0"/>
        <w:ind w:right="-540"/>
        <w:contextualSpacing/>
        <w:rPr>
          <w:rFonts w:ascii="Times New Roman" w:eastAsia="Times New Roman" w:hAnsi="Times New Roman" w:cs="B Nazanin"/>
          <w:b/>
          <w:color w:val="7030A0"/>
          <w:sz w:val="28"/>
          <w:szCs w:val="28"/>
          <w:highlight w:val="yellow"/>
          <w:rtl/>
          <w:lang w:val="x-none" w:eastAsia="x-none" w:bidi="fa-IR"/>
          <w:rPrChange w:id="112" w:author="مسعود رضائی" w:date="2024-07-31T10:44:00Z">
            <w:rPr>
              <w:rFonts w:ascii="Times New Roman" w:eastAsia="Times New Roman" w:hAnsi="Times New Roman" w:cs="B Nazanin"/>
              <w:b/>
              <w:color w:val="7030A0"/>
              <w:sz w:val="28"/>
              <w:szCs w:val="28"/>
              <w:rtl/>
              <w:lang w:val="x-none" w:eastAsia="x-none" w:bidi="fa-IR"/>
            </w:rPr>
          </w:rPrChange>
        </w:rPr>
      </w:pPr>
      <w:r w:rsidRPr="003E4B51">
        <w:rPr>
          <w:rFonts w:ascii="Times New Roman" w:eastAsia="Times New Roman" w:hAnsi="Times New Roman" w:cs="B Nazanin"/>
          <w:b/>
          <w:color w:val="7030A0"/>
          <w:sz w:val="28"/>
          <w:szCs w:val="28"/>
          <w:highlight w:val="yellow"/>
          <w:rtl/>
          <w:lang w:val="x-none" w:eastAsia="x-none" w:bidi="fa-IR"/>
          <w:rPrChange w:id="113" w:author="مسعود رضائی" w:date="2024-07-31T10:44:00Z">
            <w:rPr>
              <w:rFonts w:ascii="Times New Roman" w:eastAsia="Times New Roman" w:hAnsi="Times New Roman" w:cs="B Nazanin"/>
              <w:b/>
              <w:color w:val="7030A0"/>
              <w:sz w:val="28"/>
              <w:szCs w:val="28"/>
              <w:rtl/>
              <w:lang w:val="x-none" w:eastAsia="x-none" w:bidi="fa-IR"/>
            </w:rPr>
          </w:rPrChange>
        </w:rPr>
        <w:t>بررسي روش‌هاي مختلف توليد و دليل انتخاب فناوري مورد نظر</w:t>
      </w:r>
      <w:r w:rsidRPr="003E4B51">
        <w:rPr>
          <w:rFonts w:ascii="Times New Roman" w:eastAsia="Times New Roman" w:hAnsi="Times New Roman" w:cs="B Nazanin"/>
          <w:b/>
          <w:color w:val="7030A0"/>
          <w:sz w:val="28"/>
          <w:szCs w:val="28"/>
          <w:highlight w:val="yellow"/>
          <w:lang w:val="x-none" w:eastAsia="x-none" w:bidi="fa-IR"/>
          <w:rPrChange w:id="114" w:author="مسعود رضائی" w:date="2024-07-31T10:44:00Z">
            <w:rPr>
              <w:rFonts w:ascii="Times New Roman" w:eastAsia="Times New Roman" w:hAnsi="Times New Roman" w:cs="B Nazanin"/>
              <w:b/>
              <w:color w:val="7030A0"/>
              <w:sz w:val="28"/>
              <w:szCs w:val="28"/>
              <w:lang w:val="x-none" w:eastAsia="x-none" w:bidi="fa-IR"/>
            </w:rPr>
          </w:rPrChange>
        </w:rPr>
        <w:tab/>
      </w:r>
    </w:p>
    <w:p w14:paraId="1BDDD362" w14:textId="77777777" w:rsidR="006962F7" w:rsidRPr="003E4B51" w:rsidRDefault="009B18FE" w:rsidP="00BB4A8F">
      <w:pPr>
        <w:numPr>
          <w:ilvl w:val="0"/>
          <w:numId w:val="32"/>
        </w:numPr>
        <w:bidi/>
        <w:spacing w:after="0"/>
        <w:ind w:right="-540"/>
        <w:contextualSpacing/>
        <w:rPr>
          <w:rFonts w:ascii="Times New Roman" w:eastAsia="Times New Roman" w:hAnsi="Times New Roman" w:cs="B Nazanin"/>
          <w:b/>
          <w:color w:val="7030A0"/>
          <w:sz w:val="28"/>
          <w:szCs w:val="28"/>
          <w:highlight w:val="yellow"/>
          <w:rtl/>
          <w:lang w:val="x-none" w:eastAsia="x-none" w:bidi="fa-IR"/>
          <w:rPrChange w:id="115" w:author="مسعود رضائی" w:date="2024-07-31T10:44:00Z">
            <w:rPr>
              <w:rFonts w:ascii="Times New Roman" w:eastAsia="Times New Roman" w:hAnsi="Times New Roman" w:cs="B Nazanin"/>
              <w:b/>
              <w:color w:val="7030A0"/>
              <w:sz w:val="28"/>
              <w:szCs w:val="28"/>
              <w:rtl/>
              <w:lang w:val="x-none" w:eastAsia="x-none" w:bidi="fa-IR"/>
            </w:rPr>
          </w:rPrChange>
        </w:rPr>
      </w:pPr>
      <w:r w:rsidRPr="003E4B51">
        <w:rPr>
          <w:rFonts w:ascii="Times New Roman" w:eastAsia="Times New Roman" w:hAnsi="Times New Roman" w:cs="B Nazanin"/>
          <w:b/>
          <w:color w:val="7030A0"/>
          <w:sz w:val="28"/>
          <w:szCs w:val="28"/>
          <w:highlight w:val="yellow"/>
          <w:rtl/>
          <w:lang w:val="x-none" w:eastAsia="x-none" w:bidi="fa-IR"/>
          <w:rPrChange w:id="116" w:author="مسعود رضائی" w:date="2024-07-31T10:44:00Z">
            <w:rPr>
              <w:rFonts w:ascii="Times New Roman" w:eastAsia="Times New Roman" w:hAnsi="Times New Roman" w:cs="B Nazanin"/>
              <w:b/>
              <w:color w:val="7030A0"/>
              <w:sz w:val="28"/>
              <w:szCs w:val="28"/>
              <w:rtl/>
              <w:lang w:val="x-none" w:eastAsia="x-none" w:bidi="fa-IR"/>
            </w:rPr>
          </w:rPrChange>
        </w:rPr>
        <w:t>منحني عمر مفيد تكنولوژي توليد و محصول</w:t>
      </w:r>
      <w:r w:rsidRPr="003E4B51">
        <w:rPr>
          <w:rFonts w:ascii="Times New Roman" w:eastAsia="Times New Roman" w:hAnsi="Times New Roman" w:cs="B Nazanin"/>
          <w:b/>
          <w:color w:val="7030A0"/>
          <w:sz w:val="28"/>
          <w:szCs w:val="28"/>
          <w:highlight w:val="yellow"/>
          <w:lang w:val="x-none" w:eastAsia="x-none" w:bidi="fa-IR"/>
          <w:rPrChange w:id="117" w:author="مسعود رضائی" w:date="2024-07-31T10:44:00Z">
            <w:rPr>
              <w:rFonts w:ascii="Times New Roman" w:eastAsia="Times New Roman" w:hAnsi="Times New Roman" w:cs="B Nazanin"/>
              <w:b/>
              <w:color w:val="7030A0"/>
              <w:sz w:val="28"/>
              <w:szCs w:val="28"/>
              <w:lang w:val="x-none" w:eastAsia="x-none" w:bidi="fa-IR"/>
            </w:rPr>
          </w:rPrChange>
        </w:rPr>
        <w:t xml:space="preserve"> </w:t>
      </w:r>
      <w:r w:rsidRPr="003E4B51">
        <w:rPr>
          <w:rFonts w:ascii="Times New Roman" w:eastAsia="Times New Roman" w:hAnsi="Times New Roman" w:cs="B Nazanin"/>
          <w:b/>
          <w:color w:val="7030A0"/>
          <w:sz w:val="28"/>
          <w:szCs w:val="28"/>
          <w:highlight w:val="yellow"/>
          <w:lang w:val="x-none" w:eastAsia="x-none" w:bidi="fa-IR"/>
          <w:rPrChange w:id="118" w:author="مسعود رضائی" w:date="2024-07-31T10:44:00Z">
            <w:rPr>
              <w:rFonts w:ascii="Times New Roman" w:eastAsia="Times New Roman" w:hAnsi="Times New Roman" w:cs="B Nazanin"/>
              <w:b/>
              <w:color w:val="7030A0"/>
              <w:sz w:val="28"/>
              <w:szCs w:val="28"/>
              <w:lang w:val="x-none" w:eastAsia="x-none" w:bidi="fa-IR"/>
            </w:rPr>
          </w:rPrChange>
        </w:rPr>
        <w:tab/>
      </w:r>
    </w:p>
    <w:p w14:paraId="280310F9" w14:textId="77777777" w:rsidR="006962F7" w:rsidRPr="003E4B51" w:rsidRDefault="009B18FE" w:rsidP="00BB4A8F">
      <w:pPr>
        <w:numPr>
          <w:ilvl w:val="0"/>
          <w:numId w:val="32"/>
        </w:numPr>
        <w:bidi/>
        <w:spacing w:after="0"/>
        <w:ind w:right="-540"/>
        <w:contextualSpacing/>
        <w:rPr>
          <w:rFonts w:ascii="Times New Roman" w:eastAsia="Times New Roman" w:hAnsi="Times New Roman" w:cs="B Nazanin"/>
          <w:b/>
          <w:color w:val="7030A0"/>
          <w:sz w:val="28"/>
          <w:szCs w:val="28"/>
          <w:highlight w:val="yellow"/>
          <w:rtl/>
          <w:lang w:val="x-none" w:eastAsia="x-none" w:bidi="fa-IR"/>
          <w:rPrChange w:id="119" w:author="مسعود رضائی" w:date="2024-07-31T10:44:00Z">
            <w:rPr>
              <w:rFonts w:ascii="Times New Roman" w:eastAsia="Times New Roman" w:hAnsi="Times New Roman" w:cs="B Nazanin"/>
              <w:b/>
              <w:color w:val="7030A0"/>
              <w:sz w:val="28"/>
              <w:szCs w:val="28"/>
              <w:rtl/>
              <w:lang w:val="x-none" w:eastAsia="x-none" w:bidi="fa-IR"/>
            </w:rPr>
          </w:rPrChange>
        </w:rPr>
      </w:pPr>
      <w:r w:rsidRPr="003E4B51">
        <w:rPr>
          <w:rFonts w:ascii="Times New Roman" w:eastAsia="Times New Roman" w:hAnsi="Times New Roman" w:cs="B Nazanin"/>
          <w:b/>
          <w:color w:val="7030A0"/>
          <w:sz w:val="28"/>
          <w:szCs w:val="28"/>
          <w:highlight w:val="yellow"/>
          <w:rtl/>
          <w:lang w:val="x-none" w:eastAsia="x-none" w:bidi="fa-IR"/>
          <w:rPrChange w:id="120" w:author="مسعود رضائی" w:date="2024-07-31T10:44:00Z">
            <w:rPr>
              <w:rFonts w:ascii="Times New Roman" w:eastAsia="Times New Roman" w:hAnsi="Times New Roman" w:cs="B Nazanin"/>
              <w:b/>
              <w:color w:val="7030A0"/>
              <w:sz w:val="28"/>
              <w:szCs w:val="28"/>
              <w:rtl/>
              <w:lang w:val="x-none" w:eastAsia="x-none" w:bidi="fa-IR"/>
            </w:rPr>
          </w:rPrChange>
        </w:rPr>
        <w:t>وضعيت فعلي دانش فني و فناوري روز توليد محصول در دنيا</w:t>
      </w:r>
      <w:r w:rsidRPr="003E4B51">
        <w:rPr>
          <w:rFonts w:ascii="Times New Roman" w:eastAsia="Times New Roman" w:hAnsi="Times New Roman" w:cs="B Nazanin"/>
          <w:b/>
          <w:color w:val="7030A0"/>
          <w:sz w:val="28"/>
          <w:szCs w:val="28"/>
          <w:highlight w:val="yellow"/>
          <w:lang w:val="x-none" w:eastAsia="x-none" w:bidi="fa-IR"/>
          <w:rPrChange w:id="121" w:author="مسعود رضائی" w:date="2024-07-31T10:44:00Z">
            <w:rPr>
              <w:rFonts w:ascii="Times New Roman" w:eastAsia="Times New Roman" w:hAnsi="Times New Roman" w:cs="B Nazanin"/>
              <w:b/>
              <w:color w:val="7030A0"/>
              <w:sz w:val="28"/>
              <w:szCs w:val="28"/>
              <w:lang w:val="x-none" w:eastAsia="x-none" w:bidi="fa-IR"/>
            </w:rPr>
          </w:rPrChange>
        </w:rPr>
        <w:tab/>
      </w:r>
    </w:p>
    <w:p w14:paraId="18AEE70B" w14:textId="77777777" w:rsidR="006962F7" w:rsidRDefault="009B18FE" w:rsidP="00BB4A8F">
      <w:pPr>
        <w:numPr>
          <w:ilvl w:val="0"/>
          <w:numId w:val="32"/>
        </w:numPr>
        <w:bidi/>
        <w:spacing w:after="0"/>
        <w:ind w:right="-540"/>
        <w:contextualSpacing/>
        <w:rPr>
          <w:rFonts w:ascii="Times New Roman" w:hAnsi="Times New Roman" w:cs="B Nazanin"/>
          <w:b/>
          <w:color w:val="7030A0"/>
          <w:sz w:val="28"/>
          <w:szCs w:val="28"/>
          <w:rtl/>
          <w:lang w:bidi="fa-IR"/>
        </w:rPr>
      </w:pPr>
      <w:r w:rsidRPr="003E4B51">
        <w:rPr>
          <w:rFonts w:ascii="Times New Roman" w:eastAsia="Times New Roman" w:hAnsi="Times New Roman" w:cs="B Nazanin"/>
          <w:b/>
          <w:color w:val="7030A0"/>
          <w:sz w:val="28"/>
          <w:szCs w:val="28"/>
          <w:highlight w:val="yellow"/>
          <w:rtl/>
          <w:lang w:val="x-none" w:eastAsia="x-none" w:bidi="fa-IR"/>
          <w:rPrChange w:id="122" w:author="مسعود رضائی" w:date="2024-07-31T10:44:00Z">
            <w:rPr>
              <w:rFonts w:ascii="Times New Roman" w:eastAsia="Times New Roman" w:hAnsi="Times New Roman" w:cs="B Nazanin"/>
              <w:b/>
              <w:color w:val="7030A0"/>
              <w:sz w:val="28"/>
              <w:szCs w:val="28"/>
              <w:rtl/>
              <w:lang w:val="x-none" w:eastAsia="x-none" w:bidi="fa-IR"/>
            </w:rPr>
          </w:rPrChange>
        </w:rPr>
        <w:t>الزامات و ضرورت‌هاي مرتبط با دانش فني (تست ها، علائم تجاري، وغيره)</w:t>
      </w:r>
      <w:r>
        <w:rPr>
          <w:rFonts w:ascii="Times New Roman" w:hAnsi="Times New Roman" w:cs="B Nazanin"/>
          <w:b/>
          <w:color w:val="7030A0"/>
          <w:sz w:val="28"/>
          <w:szCs w:val="28"/>
          <w:lang w:bidi="fa-IR"/>
        </w:rPr>
        <w:tab/>
      </w:r>
    </w:p>
    <w:p w14:paraId="08E24886" w14:textId="77777777" w:rsidR="006962F7" w:rsidRDefault="006962F7" w:rsidP="00BB4A8F">
      <w:pPr>
        <w:bidi/>
        <w:spacing w:after="0"/>
        <w:ind w:right="-540"/>
        <w:contextualSpacing/>
        <w:rPr>
          <w:rFonts w:ascii="Times New Roman" w:hAnsi="Times New Roman" w:cs="B Nazanin"/>
          <w:b/>
          <w:color w:val="7030A0"/>
          <w:sz w:val="28"/>
          <w:szCs w:val="28"/>
          <w:rtl/>
          <w:lang w:bidi="fa-IR"/>
        </w:rPr>
      </w:pPr>
    </w:p>
    <w:p w14:paraId="6C04E0A5" w14:textId="77777777" w:rsidR="006962F7" w:rsidRDefault="009B18FE" w:rsidP="00BB4A8F">
      <w:pPr>
        <w:bidi/>
        <w:spacing w:after="0"/>
        <w:ind w:right="-540"/>
        <w:contextualSpacing/>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پیش بینی بازار</w:t>
      </w:r>
      <w:r>
        <w:rPr>
          <w:rFonts w:ascii="Times New Roman" w:hAnsi="Times New Roman" w:cs="B Nazanin"/>
          <w:b/>
          <w:color w:val="7030A0"/>
          <w:sz w:val="28"/>
          <w:szCs w:val="28"/>
          <w:lang w:bidi="fa-IR"/>
        </w:rPr>
        <w:t>:</w:t>
      </w:r>
    </w:p>
    <w:p w14:paraId="122AFAFA" w14:textId="286E426E" w:rsidR="006962F7" w:rsidRPr="003E4B51" w:rsidRDefault="009B18FE" w:rsidP="003E4B51">
      <w:pPr>
        <w:numPr>
          <w:ilvl w:val="0"/>
          <w:numId w:val="34"/>
        </w:numPr>
        <w:bidi/>
        <w:spacing w:after="0"/>
        <w:ind w:right="-540"/>
        <w:contextualSpacing/>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مشتریان محصول/خدمات نهایي چه کسانی هستند؟</w:t>
      </w:r>
      <w:r w:rsidR="00DE116D">
        <w:rPr>
          <w:rFonts w:ascii="Times New Roman" w:hAnsi="Times New Roman" w:cs="B Nazanin"/>
          <w:b/>
          <w:color w:val="7030A0"/>
          <w:sz w:val="28"/>
          <w:szCs w:val="28"/>
          <w:rtl/>
          <w:lang w:bidi="fa-IR"/>
        </w:rPr>
        <w:t xml:space="preserve"> </w:t>
      </w:r>
      <w:r w:rsidR="00DE116D">
        <w:rPr>
          <w:rFonts w:ascii="Times New Roman" w:hAnsi="Times New Roman" w:cs="B Nazanin"/>
          <w:b/>
          <w:sz w:val="28"/>
          <w:szCs w:val="28"/>
          <w:rtl/>
          <w:lang w:bidi="fa-IR"/>
        </w:rPr>
        <w:t>دانشجویان</w:t>
      </w:r>
      <w:ins w:id="123" w:author="مسعود رضائی" w:date="2024-07-31T10:50:00Z">
        <w:r w:rsidR="003E4B51">
          <w:rPr>
            <w:rFonts w:ascii="Times New Roman" w:hAnsi="Times New Roman" w:cs="B Nazanin" w:hint="cs"/>
            <w:b/>
            <w:sz w:val="28"/>
            <w:szCs w:val="28"/>
            <w:rtl/>
            <w:lang w:bidi="fa-IR"/>
          </w:rPr>
          <w:t xml:space="preserve"> مقطع کارشناسی، ارشد و دکتری پرستاری، رشته فوریت های پزشکی، پرستاران شاغل در بالین</w:t>
        </w:r>
      </w:ins>
      <w:ins w:id="124" w:author="مسعود رضائی" w:date="2024-07-31T10:51:00Z">
        <w:r w:rsidR="003E4B51">
          <w:rPr>
            <w:rFonts w:ascii="Times New Roman" w:hAnsi="Times New Roman" w:cs="B Nazanin" w:hint="cs"/>
            <w:b/>
            <w:color w:val="7030A0"/>
            <w:sz w:val="28"/>
            <w:szCs w:val="28"/>
            <w:rtl/>
            <w:lang w:bidi="fa-IR"/>
          </w:rPr>
          <w:t>،</w:t>
        </w:r>
      </w:ins>
      <w:ins w:id="125" w:author="مسعود رضائی" w:date="2024-07-31T10:52:00Z">
        <w:r w:rsidR="003E4B51">
          <w:rPr>
            <w:rFonts w:ascii="Times New Roman" w:hAnsi="Times New Roman" w:cs="B Nazanin" w:hint="cs"/>
            <w:b/>
            <w:color w:val="7030A0"/>
            <w:sz w:val="28"/>
            <w:szCs w:val="28"/>
            <w:rtl/>
            <w:lang w:bidi="fa-IR"/>
          </w:rPr>
          <w:t xml:space="preserve"> مربیان و اساتید پرستاری و علوم پزشکی</w:t>
        </w:r>
      </w:ins>
      <w:del w:id="126" w:author="مسعود رضائی" w:date="2024-07-31T10:50:00Z">
        <w:r w:rsidR="00DE116D" w:rsidRPr="003E4B51" w:rsidDel="003E4B51">
          <w:rPr>
            <w:rFonts w:ascii="Times New Roman" w:hAnsi="Times New Roman" w:cs="B Nazanin"/>
            <w:b/>
            <w:sz w:val="28"/>
            <w:szCs w:val="28"/>
            <w:rtl/>
            <w:lang w:bidi="fa-IR"/>
          </w:rPr>
          <w:delText xml:space="preserve"> پرستاری سراسر کشور</w:delText>
        </w:r>
      </w:del>
    </w:p>
    <w:p w14:paraId="1A0C09FF" w14:textId="77777777" w:rsidR="003E4B51" w:rsidRDefault="009B18FE" w:rsidP="00BB4A8F">
      <w:pPr>
        <w:numPr>
          <w:ilvl w:val="0"/>
          <w:numId w:val="34"/>
        </w:numPr>
        <w:bidi/>
        <w:spacing w:after="0"/>
        <w:ind w:right="-540"/>
        <w:contextualSpacing/>
        <w:rPr>
          <w:ins w:id="127" w:author="مسعود رضائی" w:date="2024-07-31T10:52:00Z"/>
          <w:rFonts w:ascii="Times New Roman" w:hAnsi="Times New Roman" w:cs="B Nazanin"/>
          <w:b/>
          <w:color w:val="7030A0"/>
          <w:sz w:val="28"/>
          <w:szCs w:val="28"/>
          <w:lang w:bidi="fa-IR"/>
        </w:rPr>
      </w:pPr>
      <w:commentRangeStart w:id="128"/>
      <w:r>
        <w:rPr>
          <w:rFonts w:ascii="Times New Roman" w:hAnsi="Times New Roman" w:cs="B Nazanin"/>
          <w:b/>
          <w:color w:val="7030A0"/>
          <w:sz w:val="28"/>
          <w:szCs w:val="28"/>
          <w:rtl/>
          <w:lang w:bidi="fa-IR"/>
        </w:rPr>
        <w:t>ظرفيت بهره‌برداري در كشور</w:t>
      </w:r>
      <w:commentRangeEnd w:id="128"/>
      <w:r w:rsidR="003E4B51">
        <w:rPr>
          <w:rStyle w:val="CommentReference"/>
          <w:rFonts w:ascii="Garamond" w:eastAsia="Times New Roman" w:hAnsi="Garamond" w:cs="Times New Roman"/>
          <w:rtl/>
          <w:lang w:val="x-none" w:eastAsia="x-none" w:bidi="fa-IR"/>
        </w:rPr>
        <w:commentReference w:id="128"/>
      </w:r>
      <w:ins w:id="129" w:author="مسعود رضائی" w:date="2024-07-31T10:52:00Z">
        <w:r w:rsidR="003E4B51">
          <w:rPr>
            <w:rFonts w:ascii="Times New Roman" w:hAnsi="Times New Roman" w:cs="B Nazanin" w:hint="cs"/>
            <w:b/>
            <w:color w:val="7030A0"/>
            <w:sz w:val="28"/>
            <w:szCs w:val="28"/>
            <w:rtl/>
            <w:lang w:bidi="fa-IR"/>
          </w:rPr>
          <w:t>:</w:t>
        </w:r>
      </w:ins>
    </w:p>
    <w:p w14:paraId="15EB04FE" w14:textId="68440EE2" w:rsidR="006962F7" w:rsidRDefault="003E4B51" w:rsidP="00B00F7A">
      <w:pPr>
        <w:bidi/>
        <w:spacing w:after="0"/>
        <w:ind w:left="720" w:right="-540"/>
        <w:contextualSpacing/>
        <w:rPr>
          <w:rFonts w:ascii="Times New Roman" w:hAnsi="Times New Roman" w:cs="B Nazanin"/>
          <w:b/>
          <w:color w:val="7030A0"/>
          <w:sz w:val="28"/>
          <w:szCs w:val="28"/>
          <w:rtl/>
          <w:lang w:bidi="fa-IR"/>
        </w:rPr>
        <w:pPrChange w:id="130" w:author="مسعود رضائی" w:date="2024-07-31T10:53:00Z">
          <w:pPr>
            <w:numPr>
              <w:numId w:val="34"/>
            </w:numPr>
            <w:bidi/>
            <w:spacing w:after="0"/>
            <w:ind w:left="720" w:right="-540" w:hanging="360"/>
            <w:contextualSpacing/>
          </w:pPr>
        </w:pPrChange>
      </w:pPr>
      <w:commentRangeStart w:id="131"/>
      <w:ins w:id="132" w:author="مسعود رضائی" w:date="2024-07-31T10:52:00Z">
        <w:r>
          <w:rPr>
            <w:rFonts w:ascii="Times New Roman" w:hAnsi="Times New Roman" w:cs="B Nazanin" w:hint="cs"/>
            <w:b/>
            <w:color w:val="7030A0"/>
            <w:sz w:val="28"/>
            <w:szCs w:val="28"/>
            <w:rtl/>
            <w:lang w:bidi="fa-IR"/>
          </w:rPr>
          <w:t>محصول مورد نظر</w:t>
        </w:r>
      </w:ins>
      <w:ins w:id="133" w:author="مسعود رضائی" w:date="2024-07-31T10:53:00Z">
        <w:r w:rsidR="00B00F7A">
          <w:rPr>
            <w:rFonts w:ascii="Times New Roman" w:hAnsi="Times New Roman" w:cs="B Nazanin" w:hint="cs"/>
            <w:b/>
            <w:color w:val="7030A0"/>
            <w:sz w:val="28"/>
            <w:szCs w:val="28"/>
            <w:rtl/>
            <w:lang w:bidi="fa-IR"/>
          </w:rPr>
          <w:t xml:space="preserve"> می تواند برای </w:t>
        </w:r>
      </w:ins>
      <w:ins w:id="134" w:author="مسعود رضائی" w:date="2024-07-31T10:52:00Z">
        <w:r>
          <w:rPr>
            <w:rFonts w:ascii="Times New Roman" w:hAnsi="Times New Roman" w:cs="B Nazanin" w:hint="cs"/>
            <w:b/>
            <w:color w:val="7030A0"/>
            <w:sz w:val="28"/>
            <w:szCs w:val="28"/>
            <w:rtl/>
            <w:lang w:bidi="fa-IR"/>
          </w:rPr>
          <w:t xml:space="preserve">تمامی دانشجویان پرستاری و پیراپزشکی دانشگاه ها ی علوم پزشکی </w:t>
        </w:r>
      </w:ins>
      <w:ins w:id="135" w:author="مسعود رضائی" w:date="2024-07-31T10:53:00Z">
        <w:r w:rsidR="00B00F7A">
          <w:rPr>
            <w:rFonts w:ascii="Times New Roman" w:hAnsi="Times New Roman" w:cs="B Nazanin" w:hint="cs"/>
            <w:b/>
            <w:color w:val="7030A0"/>
            <w:sz w:val="28"/>
            <w:szCs w:val="28"/>
            <w:rtl/>
            <w:lang w:bidi="fa-IR"/>
          </w:rPr>
          <w:t>کشور مورد استفاده باشد.</w:t>
        </w:r>
      </w:ins>
      <w:ins w:id="136" w:author="مسعود رضائی" w:date="2024-07-31T10:52:00Z">
        <w:r>
          <w:rPr>
            <w:rFonts w:ascii="Times New Roman" w:hAnsi="Times New Roman" w:cs="B Nazanin" w:hint="cs"/>
            <w:b/>
            <w:color w:val="7030A0"/>
            <w:sz w:val="28"/>
            <w:szCs w:val="28"/>
            <w:rtl/>
            <w:lang w:bidi="fa-IR"/>
          </w:rPr>
          <w:t xml:space="preserve"> </w:t>
        </w:r>
      </w:ins>
      <w:r w:rsidR="009B18FE">
        <w:rPr>
          <w:rFonts w:ascii="Times New Roman" w:hAnsi="Times New Roman" w:cs="B Nazanin"/>
          <w:b/>
          <w:color w:val="7030A0"/>
          <w:sz w:val="28"/>
          <w:szCs w:val="28"/>
          <w:lang w:bidi="fa-IR"/>
        </w:rPr>
        <w:tab/>
      </w:r>
    </w:p>
    <w:p w14:paraId="742B3247" w14:textId="77777777" w:rsidR="006962F7" w:rsidRDefault="009B18FE" w:rsidP="00BB4A8F">
      <w:pPr>
        <w:numPr>
          <w:ilvl w:val="0"/>
          <w:numId w:val="34"/>
        </w:numPr>
        <w:bidi/>
        <w:spacing w:after="0"/>
        <w:ind w:right="-540"/>
        <w:contextualSpacing/>
        <w:rPr>
          <w:rFonts w:ascii="Times New Roman" w:hAnsi="Times New Roman" w:cs="B Nazanin"/>
          <w:b/>
          <w:color w:val="7030A0"/>
          <w:sz w:val="28"/>
          <w:szCs w:val="28"/>
          <w:rtl/>
          <w:lang w:bidi="fa-IR"/>
        </w:rPr>
      </w:pPr>
      <w:r w:rsidRPr="00B00F7A">
        <w:rPr>
          <w:rFonts w:ascii="Times New Roman" w:hAnsi="Times New Roman" w:cs="B Nazanin"/>
          <w:b/>
          <w:color w:val="7030A0"/>
          <w:sz w:val="28"/>
          <w:szCs w:val="28"/>
          <w:highlight w:val="yellow"/>
          <w:rtl/>
          <w:lang w:bidi="fa-IR"/>
          <w:rPrChange w:id="137" w:author="مسعود رضائی" w:date="2024-07-31T10:54:00Z">
            <w:rPr>
              <w:rFonts w:ascii="Times New Roman" w:hAnsi="Times New Roman" w:cs="B Nazanin"/>
              <w:b/>
              <w:color w:val="7030A0"/>
              <w:sz w:val="28"/>
              <w:szCs w:val="28"/>
              <w:rtl/>
              <w:lang w:bidi="fa-IR"/>
            </w:rPr>
          </w:rPrChange>
        </w:rPr>
        <w:t>بازار هدف و حجم آن (عرضه و تقاضا)</w:t>
      </w:r>
      <w:r>
        <w:rPr>
          <w:rFonts w:ascii="Times New Roman" w:hAnsi="Times New Roman" w:cs="B Nazanin"/>
          <w:b/>
          <w:color w:val="7030A0"/>
          <w:sz w:val="28"/>
          <w:szCs w:val="28"/>
          <w:lang w:bidi="fa-IR"/>
        </w:rPr>
        <w:tab/>
      </w:r>
    </w:p>
    <w:p w14:paraId="3834BBDD" w14:textId="77777777" w:rsidR="006962F7" w:rsidRDefault="009B18FE" w:rsidP="00BB4A8F">
      <w:pPr>
        <w:numPr>
          <w:ilvl w:val="0"/>
          <w:numId w:val="34"/>
        </w:numPr>
        <w:bidi/>
        <w:spacing w:after="0"/>
        <w:ind w:right="-540"/>
        <w:contextualSpacing/>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سهم شما از بازار هدف ( در مقایسه با موارد مشابه)</w:t>
      </w:r>
      <w:r>
        <w:rPr>
          <w:rFonts w:ascii="Times New Roman" w:hAnsi="Times New Roman" w:cs="B Nazanin"/>
          <w:b/>
          <w:color w:val="7030A0"/>
          <w:sz w:val="28"/>
          <w:szCs w:val="28"/>
          <w:lang w:bidi="fa-IR"/>
        </w:rPr>
        <w:tab/>
      </w:r>
    </w:p>
    <w:p w14:paraId="5A17E0AE" w14:textId="3D24D4C6" w:rsidR="006962F7" w:rsidRDefault="009B18FE" w:rsidP="00BB4A8F">
      <w:pPr>
        <w:numPr>
          <w:ilvl w:val="0"/>
          <w:numId w:val="34"/>
        </w:numPr>
        <w:bidi/>
        <w:spacing w:after="0"/>
        <w:ind w:right="-540"/>
        <w:contextualSpacing/>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رقبا و سهم آنان از بازا</w:t>
      </w:r>
      <w:r w:rsidR="00DE116D">
        <w:rPr>
          <w:rFonts w:ascii="Times New Roman" w:hAnsi="Times New Roman" w:cs="B Nazanin"/>
          <w:b/>
          <w:color w:val="7030A0"/>
          <w:sz w:val="28"/>
          <w:szCs w:val="28"/>
          <w:rtl/>
          <w:lang w:bidi="fa-IR"/>
        </w:rPr>
        <w:t>ر</w:t>
      </w:r>
      <w:r>
        <w:rPr>
          <w:rFonts w:ascii="Times New Roman" w:hAnsi="Times New Roman" w:cs="B Nazanin"/>
          <w:b/>
          <w:color w:val="7030A0"/>
          <w:sz w:val="28"/>
          <w:szCs w:val="28"/>
          <w:lang w:bidi="fa-IR"/>
        </w:rPr>
        <w:tab/>
      </w:r>
      <w:commentRangeEnd w:id="131"/>
      <w:r w:rsidR="00B00F7A">
        <w:rPr>
          <w:rStyle w:val="CommentReference"/>
          <w:rFonts w:ascii="Garamond" w:eastAsia="Times New Roman" w:hAnsi="Garamond" w:cs="Times New Roman"/>
          <w:rtl/>
          <w:lang w:val="x-none" w:eastAsia="x-none" w:bidi="fa-IR"/>
        </w:rPr>
        <w:commentReference w:id="131"/>
      </w:r>
    </w:p>
    <w:p w14:paraId="1E9A0D17" w14:textId="77777777" w:rsidR="006962F7" w:rsidRDefault="006962F7" w:rsidP="00BB4A8F">
      <w:pPr>
        <w:spacing w:after="0"/>
        <w:ind w:right="-540"/>
        <w:contextualSpacing/>
        <w:rPr>
          <w:rFonts w:ascii="Times New Roman" w:hAnsi="Times New Roman" w:cs="B Nazanin"/>
          <w:b/>
          <w:color w:val="7030A0"/>
          <w:sz w:val="28"/>
          <w:szCs w:val="28"/>
          <w:u w:val="single"/>
          <w:rtl/>
          <w:lang w:bidi="fa-IR"/>
        </w:rPr>
      </w:pPr>
    </w:p>
    <w:p w14:paraId="16F4EBA6" w14:textId="77777777" w:rsidR="006962F7" w:rsidRDefault="006962F7" w:rsidP="00BB4A8F">
      <w:pPr>
        <w:spacing w:after="0"/>
        <w:ind w:right="-540"/>
        <w:contextualSpacing/>
        <w:rPr>
          <w:rFonts w:ascii="Times New Roman" w:hAnsi="Times New Roman" w:cs="B Nazanin"/>
          <w:b/>
          <w:color w:val="7030A0"/>
          <w:sz w:val="28"/>
          <w:szCs w:val="28"/>
          <w:u w:val="single"/>
          <w:rtl/>
          <w:lang w:bidi="fa-IR"/>
        </w:rPr>
      </w:pPr>
    </w:p>
    <w:p w14:paraId="5FF58E79" w14:textId="77777777" w:rsidR="00E20C0F" w:rsidRDefault="00E20C0F" w:rsidP="00BB4A8F">
      <w:pPr>
        <w:spacing w:after="0"/>
        <w:ind w:right="-540"/>
        <w:contextualSpacing/>
        <w:rPr>
          <w:rFonts w:ascii="Times New Roman" w:hAnsi="Times New Roman" w:cs="B Nazanin"/>
          <w:b/>
          <w:color w:val="7030A0"/>
          <w:sz w:val="28"/>
          <w:szCs w:val="28"/>
          <w:u w:val="single"/>
          <w:rtl/>
          <w:lang w:bidi="fa-IR"/>
        </w:rPr>
      </w:pPr>
    </w:p>
    <w:p w14:paraId="26BABDF5" w14:textId="77777777" w:rsidR="00E20C0F" w:rsidRDefault="00E20C0F" w:rsidP="00BB4A8F">
      <w:pPr>
        <w:spacing w:after="0"/>
        <w:ind w:right="-540"/>
        <w:contextualSpacing/>
        <w:rPr>
          <w:rFonts w:ascii="Times New Roman" w:hAnsi="Times New Roman" w:cs="B Nazanin"/>
          <w:b/>
          <w:color w:val="7030A0"/>
          <w:sz w:val="28"/>
          <w:szCs w:val="28"/>
          <w:u w:val="single"/>
          <w:rtl/>
          <w:lang w:bidi="fa-IR"/>
        </w:rPr>
      </w:pPr>
    </w:p>
    <w:p w14:paraId="4D00ECF0" w14:textId="77777777" w:rsidR="006962F7" w:rsidRDefault="009B18FE" w:rsidP="00BB4A8F">
      <w:pPr>
        <w:bidi/>
        <w:spacing w:after="0"/>
        <w:ind w:right="-540"/>
        <w:contextualSpacing/>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پیش زمینه و مستندات علمی در ارتباط با محصول در داخل و خارج از كشور</w:t>
      </w:r>
      <w:r>
        <w:rPr>
          <w:rFonts w:ascii="Times New Roman" w:hAnsi="Times New Roman" w:cs="B Nazanin"/>
          <w:b/>
          <w:color w:val="7030A0"/>
          <w:sz w:val="28"/>
          <w:szCs w:val="28"/>
          <w:lang w:bidi="fa-IR"/>
        </w:rPr>
        <w:t>:</w:t>
      </w:r>
    </w:p>
    <w:p w14:paraId="378E7E6B" w14:textId="77777777" w:rsidR="006962F7" w:rsidRDefault="006962F7" w:rsidP="00BB4A8F">
      <w:pPr>
        <w:bidi/>
        <w:spacing w:after="0"/>
        <w:ind w:right="-540"/>
        <w:contextualSpacing/>
        <w:rPr>
          <w:rFonts w:ascii="Times New Roman" w:hAnsi="Times New Roman" w:cs="B Nazanin"/>
          <w:b/>
          <w:color w:val="7030A0"/>
          <w:sz w:val="28"/>
          <w:szCs w:val="28"/>
          <w:rtl/>
          <w:lang w:bidi="fa-IR"/>
        </w:rPr>
      </w:pPr>
    </w:p>
    <w:p w14:paraId="78122F8A" w14:textId="65163113" w:rsidR="005F31DB" w:rsidRDefault="005F31DB" w:rsidP="005F31DB">
      <w:pPr>
        <w:bidi/>
        <w:jc w:val="both"/>
        <w:rPr>
          <w:rFonts w:ascii="Times New Roman" w:hAnsi="Times New Roman" w:cs="B Nazanin"/>
          <w:color w:val="000000"/>
          <w:sz w:val="28"/>
          <w:szCs w:val="28"/>
          <w:rtl/>
          <w:lang w:bidi="fa-IR"/>
        </w:rPr>
      </w:pPr>
      <w:r>
        <w:rPr>
          <w:rFonts w:ascii="Times New Roman" w:hAnsi="Times New Roman" w:cs="B Nazanin"/>
          <w:color w:val="000000"/>
          <w:sz w:val="28"/>
          <w:szCs w:val="28"/>
          <w:rtl/>
          <w:lang w:bidi="fa-IR"/>
        </w:rPr>
        <w:t xml:space="preserve">با بررسی متون در پایگاه‌های </w:t>
      </w:r>
      <w:r>
        <w:rPr>
          <w:rFonts w:ascii="Times New Roman" w:hAnsi="Times New Roman" w:cs="B Nazanin"/>
          <w:color w:val="000000"/>
          <w:sz w:val="28"/>
          <w:szCs w:val="28"/>
          <w:lang w:bidi="fa-IR"/>
        </w:rPr>
        <w:t>SID</w:t>
      </w:r>
      <w:r>
        <w:rPr>
          <w:rFonts w:ascii="Times New Roman" w:hAnsi="Times New Roman" w:cs="B Nazanin"/>
          <w:color w:val="000000"/>
          <w:sz w:val="28"/>
          <w:szCs w:val="28"/>
          <w:rtl/>
          <w:lang w:bidi="fa-IR"/>
        </w:rPr>
        <w:t xml:space="preserve">، </w:t>
      </w:r>
      <w:r>
        <w:rPr>
          <w:rFonts w:ascii="Times New Roman" w:hAnsi="Times New Roman" w:cs="B Nazanin"/>
          <w:color w:val="000000"/>
          <w:sz w:val="28"/>
          <w:szCs w:val="28"/>
          <w:lang w:bidi="fa-IR"/>
        </w:rPr>
        <w:t>Web of Science</w:t>
      </w:r>
      <w:r>
        <w:rPr>
          <w:rFonts w:ascii="Times New Roman" w:hAnsi="Times New Roman" w:cs="B Nazanin"/>
          <w:color w:val="000000"/>
          <w:sz w:val="28"/>
          <w:szCs w:val="28"/>
          <w:rtl/>
          <w:lang w:bidi="fa-IR"/>
        </w:rPr>
        <w:t xml:space="preserve"> و </w:t>
      </w:r>
      <w:r>
        <w:rPr>
          <w:rFonts w:ascii="Times New Roman" w:hAnsi="Times New Roman" w:cs="B Nazanin"/>
          <w:color w:val="000000"/>
          <w:sz w:val="28"/>
          <w:szCs w:val="28"/>
          <w:lang w:bidi="fa-IR"/>
        </w:rPr>
        <w:t>Pubmed</w:t>
      </w:r>
      <w:r>
        <w:rPr>
          <w:rFonts w:ascii="Times New Roman" w:hAnsi="Times New Roman" w:cs="B Nazanin"/>
          <w:color w:val="000000"/>
          <w:sz w:val="28"/>
          <w:szCs w:val="28"/>
          <w:rtl/>
          <w:lang w:bidi="fa-IR"/>
        </w:rPr>
        <w:t xml:space="preserve"> مجموعا 9 مقاله مورد نقد و بررسی قرار گرفت که به ترتیب خارجی- داخلی و سال به شرح زیر می‌باشند:</w:t>
      </w:r>
    </w:p>
    <w:p w14:paraId="6CB6C741" w14:textId="77777777" w:rsidR="005F31DB" w:rsidRDefault="005F31DB" w:rsidP="005F31DB">
      <w:pPr>
        <w:bidi/>
        <w:jc w:val="both"/>
        <w:rPr>
          <w:rFonts w:ascii="Times New Roman" w:hAnsi="Times New Roman" w:cs="B Nazanin"/>
          <w:color w:val="000000"/>
          <w:sz w:val="28"/>
          <w:szCs w:val="28"/>
          <w:rtl/>
          <w:lang w:bidi="fa-IR"/>
        </w:rPr>
      </w:pPr>
    </w:p>
    <w:p w14:paraId="3B06E7D9" w14:textId="77777777" w:rsidR="005F31DB" w:rsidRDefault="005F31DB" w:rsidP="005F31DB">
      <w:pPr>
        <w:bidi/>
        <w:jc w:val="both"/>
        <w:rPr>
          <w:rFonts w:ascii="Times New Roman" w:hAnsi="Times New Roman" w:cs="B Nazanin"/>
          <w:color w:val="000000"/>
          <w:sz w:val="28"/>
          <w:szCs w:val="28"/>
          <w:rtl/>
          <w:lang w:bidi="fa-IR"/>
        </w:rPr>
      </w:pPr>
      <w:r>
        <w:rPr>
          <w:rFonts w:ascii="Times New Roman" w:hAnsi="Times New Roman" w:cs="B Nazanin"/>
          <w:color w:val="000000"/>
          <w:sz w:val="28"/>
          <w:szCs w:val="28"/>
          <w:rtl/>
          <w:lang w:bidi="fa-IR"/>
        </w:rPr>
        <w:lastRenderedPageBreak/>
        <w:t xml:space="preserve">در مطالعه تجربی که توسط </w:t>
      </w:r>
      <w:r>
        <w:rPr>
          <w:rFonts w:ascii="Times New Roman" w:hAnsi="Times New Roman" w:cs="B Nazanin"/>
          <w:color w:val="000000"/>
          <w:sz w:val="28"/>
          <w:szCs w:val="28"/>
          <w:lang w:bidi="fa-IR"/>
        </w:rPr>
        <w:t>Al mMugheed</w:t>
      </w:r>
      <w:r>
        <w:rPr>
          <w:rFonts w:ascii="Times New Roman" w:hAnsi="Times New Roman" w:cs="B Nazanin"/>
          <w:color w:val="000000"/>
          <w:sz w:val="28"/>
          <w:szCs w:val="28"/>
          <w:rtl/>
          <w:lang w:bidi="fa-IR"/>
        </w:rPr>
        <w:t xml:space="preserve"> در سال ۲۰۲۲ با عنوان "تاثیر اپلیکیشن واقعیت مجازی مبتنی بر بازی بر دانش، نگرش و تطابق با احتیاطات استاندارد در میان دانشجویان پرستاری" در قبرس شمالی ۱۲۶ دانشجوی پرستاری سالهای 3 و 4 بصورت تصادفی به ۶۳ نفر گروه کنترل و مداخله تقسیم شدند. گروه مداخله آموزش آنلاین و اپلیکیشن واقعیت مجازی مبتنی بر بازی را دریافت نمودند در حالیکه گروه کنترل آموزش سنتی را دریافت کردند. یک پکیج ابزاری شامل دانش، نگرش و تطابق با احتیاطات استاندارد در پیش آزمون و پس آزمون در میان دانشجویان پرستاری استفاده گردید. نتایج این مطالعه نشان داد که دانش، نگرش و تطابق با احتیاطات استاندارد میان دو گروه متفاوت بود و عملکرد گروه مداخله با استفاده از آموزش آنلاین و اپلیکیشن واقعیت مجازی مبتنی بر بازی به طور قابل توجهی بهبود یافت.</w:t>
      </w:r>
    </w:p>
    <w:p w14:paraId="12F94494" w14:textId="77777777" w:rsidR="005F31DB" w:rsidRDefault="005F31DB" w:rsidP="005F31DB">
      <w:pPr>
        <w:bidi/>
        <w:jc w:val="both"/>
        <w:rPr>
          <w:rFonts w:ascii="Times New Roman" w:hAnsi="Times New Roman" w:cs="B Nazanin"/>
          <w:color w:val="000000"/>
          <w:sz w:val="28"/>
          <w:szCs w:val="28"/>
          <w:rtl/>
          <w:lang w:bidi="fa-IR"/>
        </w:rPr>
      </w:pPr>
    </w:p>
    <w:p w14:paraId="7FC8A5F2" w14:textId="77777777" w:rsidR="005F31DB" w:rsidRDefault="005F31DB" w:rsidP="005F31DB">
      <w:pPr>
        <w:bidi/>
        <w:jc w:val="both"/>
        <w:rPr>
          <w:rFonts w:ascii="Times New Roman" w:hAnsi="Times New Roman" w:cs="B Nazanin"/>
          <w:color w:val="000000"/>
          <w:sz w:val="28"/>
          <w:szCs w:val="28"/>
          <w:rtl/>
          <w:lang w:bidi="fa-IR"/>
        </w:rPr>
      </w:pPr>
      <w:r>
        <w:rPr>
          <w:rFonts w:ascii="Times New Roman" w:hAnsi="Times New Roman" w:cs="B Nazanin"/>
          <w:color w:val="000000"/>
          <w:sz w:val="28"/>
          <w:szCs w:val="28"/>
          <w:rtl/>
          <w:lang w:bidi="fa-IR"/>
        </w:rPr>
        <w:t xml:space="preserve">در مطالعه تجربی که توسط </w:t>
      </w:r>
      <w:r>
        <w:rPr>
          <w:rFonts w:ascii="Times New Roman" w:hAnsi="Times New Roman" w:cs="B Nazanin"/>
          <w:color w:val="000000"/>
          <w:sz w:val="28"/>
          <w:szCs w:val="28"/>
          <w:lang w:bidi="fa-IR"/>
        </w:rPr>
        <w:t>Gutiérrez-Puertas et al</w:t>
      </w:r>
      <w:r>
        <w:rPr>
          <w:rFonts w:ascii="Times New Roman" w:hAnsi="Times New Roman" w:cs="B Nazanin"/>
          <w:color w:val="000000"/>
          <w:sz w:val="28"/>
          <w:szCs w:val="28"/>
          <w:rtl/>
          <w:lang w:bidi="fa-IR"/>
        </w:rPr>
        <w:t xml:space="preserve"> در سال ۲۰۲۱ با عنوان "حس بزن: اپلیکیشن طراحی شده برای کمک به دانشجویان پرستاری در کسب و حفظ دانش در خصوص روش‌های احیا قلبی-ریوی پایه و پیشرفته" در اسپانیا انجام شد، پس از طراحی اپلیکیشن، ۱۸۴ شرکت کننده بر اساس معیارهای ورود انتخاب و با استفاده از یک برنامه‌ی کامپیوتری تصادفی سازی، به ۹۲ نفر گروه کنترل و مداخله تقسیم شدند. گروه کنترل، ابتدا یک امتحان علمی را گذراندند. سپس یک کلاس آموزشی دو ساعته به روش سنتی در مورد محتوای این موضوع دریافت نمودند و مجددا پس از پایان کلاس، پرسشنامه جهت ارزیابی دانش پر کردند. طی یک جلسه‌ی دو ساعته برای گروه مداخله، یک ساعت و نیم کار با اپلیکیشن و نیم ساعت جهت پر کردن پرسشنامه درخصوص ارزیابی دانش و پرسشنامه تجربه‌ی بازی </w:t>
      </w:r>
      <w:r>
        <w:rPr>
          <w:rFonts w:ascii="Times New Roman" w:hAnsi="Times New Roman" w:cs="B Nazanin"/>
          <w:color w:val="000000"/>
          <w:sz w:val="28"/>
          <w:szCs w:val="28"/>
          <w:lang w:bidi="fa-IR"/>
        </w:rPr>
        <w:t>Eppman</w:t>
      </w:r>
      <w:r>
        <w:rPr>
          <w:rFonts w:ascii="Times New Roman" w:hAnsi="Times New Roman" w:cs="B Nazanin"/>
          <w:color w:val="000000"/>
          <w:sz w:val="28"/>
          <w:szCs w:val="28"/>
          <w:rtl/>
          <w:lang w:bidi="fa-IR"/>
        </w:rPr>
        <w:t xml:space="preserve"> ارائه گردید. سه هفته بعد مجددا پرسشنانه ارزیابی دانش توسط آنها کامل شد. طبق داده‌های آماری، گروه مداخله میانگین نمره بالاتری در زمینه دانش نسبت به گروه کنترل داشتند؛ در تست مجدد گروه مداخله همچنین نمره میانگین بالاتری نسبت به گروه کنترل بدست آوردند؛ لذا تایید شد که اپلیکیشن طراحی شده، سطح خوبی از محتوا و کاربری آسانی داشته و سطح دانش و اطلاعات را در دانشجویان پرستاری بهبود داده است.</w:t>
      </w:r>
    </w:p>
    <w:p w14:paraId="4F93405B" w14:textId="77777777" w:rsidR="005F31DB" w:rsidRDefault="005F31DB" w:rsidP="005F31DB">
      <w:pPr>
        <w:bidi/>
        <w:jc w:val="both"/>
        <w:rPr>
          <w:rFonts w:ascii="Times New Roman" w:hAnsi="Times New Roman" w:cs="B Nazanin"/>
          <w:color w:val="000000"/>
          <w:sz w:val="28"/>
          <w:szCs w:val="28"/>
          <w:rtl/>
          <w:lang w:bidi="fa-IR"/>
        </w:rPr>
      </w:pPr>
    </w:p>
    <w:p w14:paraId="5F18BE3F" w14:textId="77777777" w:rsidR="005F31DB" w:rsidRDefault="005F31DB" w:rsidP="005F31DB">
      <w:pPr>
        <w:bidi/>
        <w:jc w:val="both"/>
        <w:rPr>
          <w:rFonts w:ascii="Times New Roman" w:hAnsi="Times New Roman" w:cs="B Nazanin"/>
          <w:color w:val="000000"/>
          <w:sz w:val="28"/>
          <w:szCs w:val="28"/>
          <w:rtl/>
          <w:lang w:bidi="fa-IR"/>
        </w:rPr>
      </w:pPr>
      <w:r>
        <w:rPr>
          <w:rFonts w:ascii="Times New Roman" w:hAnsi="Times New Roman" w:cs="B Nazanin"/>
          <w:color w:val="000000"/>
          <w:sz w:val="28"/>
          <w:szCs w:val="28"/>
          <w:rtl/>
          <w:lang w:bidi="fa-IR"/>
        </w:rPr>
        <w:t xml:space="preserve">در مطالعه انجام شده توسط </w:t>
      </w:r>
      <w:r>
        <w:rPr>
          <w:rFonts w:ascii="Times New Roman" w:hAnsi="Times New Roman" w:cs="B Nazanin"/>
          <w:color w:val="000000"/>
          <w:sz w:val="28"/>
          <w:szCs w:val="28"/>
          <w:lang w:bidi="fa-IR"/>
        </w:rPr>
        <w:t xml:space="preserve">Park et al </w:t>
      </w:r>
      <w:r>
        <w:rPr>
          <w:rFonts w:ascii="Times New Roman" w:hAnsi="Times New Roman" w:cs="B Nazanin"/>
          <w:color w:val="000000"/>
          <w:sz w:val="28"/>
          <w:szCs w:val="28"/>
          <w:rtl/>
          <w:lang w:bidi="fa-IR"/>
        </w:rPr>
        <w:t xml:space="preserve"> در سال ۲۰۲۱</w:t>
      </w:r>
      <w:r>
        <w:rPr>
          <w:rFonts w:ascii="Times New Roman" w:hAnsi="Times New Roman" w:cs="B Nazanin"/>
          <w:color w:val="000000"/>
          <w:sz w:val="28"/>
          <w:szCs w:val="28"/>
          <w:rtl/>
          <w:lang w:val="en-GB" w:bidi="fa-IR"/>
        </w:rPr>
        <w:t xml:space="preserve"> با</w:t>
      </w:r>
      <w:r>
        <w:rPr>
          <w:rFonts w:ascii="Times New Roman" w:hAnsi="Times New Roman" w:cs="B Nazanin"/>
          <w:color w:val="000000"/>
          <w:sz w:val="28"/>
          <w:szCs w:val="28"/>
          <w:rtl/>
          <w:lang w:bidi="fa-IR"/>
        </w:rPr>
        <w:t xml:space="preserve"> عنوان </w:t>
      </w:r>
      <w:r>
        <w:rPr>
          <w:rFonts w:ascii="Times New Roman" w:hAnsi="Times New Roman" w:cs="B Nazanin"/>
          <w:color w:val="000000"/>
          <w:sz w:val="28"/>
          <w:szCs w:val="28"/>
          <w:rtl/>
          <w:lang w:val="en-GB" w:bidi="fa-IR"/>
        </w:rPr>
        <w:t>"</w:t>
      </w:r>
      <w:r>
        <w:rPr>
          <w:rFonts w:ascii="Times New Roman" w:hAnsi="Times New Roman" w:cs="B Nazanin"/>
          <w:color w:val="000000"/>
          <w:sz w:val="28"/>
          <w:szCs w:val="28"/>
          <w:rtl/>
          <w:lang w:bidi="fa-IR"/>
        </w:rPr>
        <w:t xml:space="preserve">پیشبرد و کارایی یک اپلیکیشن مبتنی بر گوشی هوشمند برای </w:t>
      </w:r>
      <w:r>
        <w:rPr>
          <w:rFonts w:ascii="Times New Roman" w:hAnsi="Times New Roman" w:cs="B Nazanin"/>
          <w:color w:val="000000"/>
          <w:sz w:val="28"/>
          <w:szCs w:val="28"/>
          <w:rtl/>
          <w:lang w:val="en-GB" w:bidi="fa-IR"/>
        </w:rPr>
        <w:t>آشناسازی</w:t>
      </w:r>
      <w:r>
        <w:rPr>
          <w:rFonts w:ascii="Times New Roman" w:hAnsi="Times New Roman" w:cs="B Nazanin"/>
          <w:color w:val="000000"/>
          <w:sz w:val="28"/>
          <w:szCs w:val="28"/>
          <w:rtl/>
          <w:lang w:bidi="fa-IR"/>
        </w:rPr>
        <w:t xml:space="preserve"> اعمال بالینی</w:t>
      </w:r>
      <w:r>
        <w:rPr>
          <w:rFonts w:ascii="Times New Roman" w:hAnsi="Times New Roman" w:cs="B Nazanin"/>
          <w:color w:val="000000"/>
          <w:sz w:val="28"/>
          <w:szCs w:val="28"/>
          <w:rtl/>
          <w:lang w:val="en-GB" w:bidi="fa-IR"/>
        </w:rPr>
        <w:t>"</w:t>
      </w:r>
      <w:r>
        <w:rPr>
          <w:rFonts w:ascii="Times New Roman" w:hAnsi="Times New Roman" w:cs="B Nazanin"/>
          <w:color w:val="000000"/>
          <w:sz w:val="28"/>
          <w:szCs w:val="28"/>
          <w:rtl/>
          <w:lang w:bidi="fa-IR"/>
        </w:rPr>
        <w:t xml:space="preserve"> که به صورت یک پس</w:t>
      </w:r>
      <w:r>
        <w:rPr>
          <w:rFonts w:ascii="Times New Roman" w:hAnsi="Times New Roman" w:cs="B Nazanin"/>
          <w:color w:val="000000"/>
          <w:sz w:val="28"/>
          <w:szCs w:val="28"/>
          <w:rtl/>
          <w:lang w:bidi="fa-IR"/>
        </w:rPr>
        <w:softHyphen/>
        <w:t>آزمون با گروه کنترل غیر هم ارز</w:t>
      </w:r>
      <w:r>
        <w:rPr>
          <w:rFonts w:ascii="Times New Roman" w:hAnsi="Times New Roman" w:cs="B Nazanin"/>
          <w:color w:val="000000"/>
          <w:sz w:val="28"/>
          <w:szCs w:val="28"/>
          <w:rtl/>
          <w:lang w:val="en-GB" w:bidi="fa-IR"/>
        </w:rPr>
        <w:t xml:space="preserve"> در میان دانشجویان پرستاری در کره جنوبی</w:t>
      </w:r>
      <w:r>
        <w:rPr>
          <w:rFonts w:ascii="Times New Roman" w:hAnsi="Times New Roman" w:cs="B Nazanin"/>
          <w:color w:val="000000"/>
          <w:sz w:val="28"/>
          <w:szCs w:val="28"/>
          <w:rtl/>
          <w:lang w:bidi="fa-IR"/>
        </w:rPr>
        <w:t xml:space="preserve"> انجام شده بود</w:t>
      </w:r>
      <w:r>
        <w:rPr>
          <w:rFonts w:ascii="Times New Roman" w:hAnsi="Times New Roman" w:cs="B Nazanin"/>
          <w:color w:val="000000"/>
          <w:sz w:val="28"/>
          <w:szCs w:val="28"/>
          <w:rtl/>
          <w:lang w:val="en-GB" w:bidi="fa-IR"/>
        </w:rPr>
        <w:t xml:space="preserve">، </w:t>
      </w:r>
      <w:r>
        <w:rPr>
          <w:rFonts w:ascii="Times New Roman" w:hAnsi="Times New Roman" w:cs="B Nazanin"/>
          <w:color w:val="000000"/>
          <w:sz w:val="28"/>
          <w:szCs w:val="28"/>
          <w:rtl/>
          <w:lang w:bidi="fa-IR"/>
        </w:rPr>
        <w:t xml:space="preserve">در مجموع </w:t>
      </w:r>
      <w:r>
        <w:rPr>
          <w:rFonts w:ascii="Times New Roman" w:hAnsi="Times New Roman" w:cs="B Nazanin"/>
          <w:color w:val="000000"/>
          <w:sz w:val="28"/>
          <w:szCs w:val="28"/>
          <w:rtl/>
          <w:lang w:val="en-GB" w:bidi="fa-IR"/>
        </w:rPr>
        <w:t>۱۰۰</w:t>
      </w:r>
      <w:r>
        <w:rPr>
          <w:rFonts w:ascii="Times New Roman" w:hAnsi="Times New Roman" w:cs="B Nazanin"/>
          <w:color w:val="000000"/>
          <w:sz w:val="28"/>
          <w:szCs w:val="28"/>
          <w:rtl/>
          <w:lang w:bidi="fa-IR"/>
        </w:rPr>
        <w:t xml:space="preserve"> دانشجوی پرستاری در آن شرکت کردند که به یک گروه کنترل و یک گروه مداخله که در هر یک </w:t>
      </w:r>
      <w:r>
        <w:rPr>
          <w:rFonts w:ascii="Times New Roman" w:hAnsi="Times New Roman" w:cs="B Nazanin"/>
          <w:color w:val="000000"/>
          <w:sz w:val="28"/>
          <w:szCs w:val="28"/>
          <w:rtl/>
          <w:lang w:val="en-GB" w:bidi="fa-IR"/>
        </w:rPr>
        <w:t>۵۰</w:t>
      </w:r>
      <w:r>
        <w:rPr>
          <w:rFonts w:ascii="Times New Roman" w:hAnsi="Times New Roman" w:cs="B Nazanin"/>
          <w:color w:val="000000"/>
          <w:sz w:val="28"/>
          <w:szCs w:val="28"/>
          <w:rtl/>
          <w:lang w:bidi="fa-IR"/>
        </w:rPr>
        <w:t xml:space="preserve"> دانشجو وجود داشت تقسیم شدند؛ گروه کنترل مستقیما در محیط بالینی </w:t>
      </w:r>
      <w:r>
        <w:rPr>
          <w:rFonts w:ascii="Times New Roman" w:hAnsi="Times New Roman" w:cs="B Nazanin"/>
          <w:color w:val="000000"/>
          <w:sz w:val="28"/>
          <w:szCs w:val="28"/>
          <w:rtl/>
          <w:lang w:val="en-GB" w:bidi="fa-IR"/>
        </w:rPr>
        <w:t>آشنا</w:t>
      </w:r>
      <w:r>
        <w:rPr>
          <w:rFonts w:ascii="Times New Roman" w:hAnsi="Times New Roman" w:cs="B Nazanin"/>
          <w:color w:val="000000"/>
          <w:sz w:val="28"/>
          <w:szCs w:val="28"/>
          <w:rtl/>
          <w:lang w:bidi="fa-IR"/>
        </w:rPr>
        <w:t xml:space="preserve"> شدند و گروه مداخله گروهی بودند که با استفاده از یک اپلیکیشن مبتنی بر گوشی هوشمند به صورت خود آموز تحت </w:t>
      </w:r>
      <w:r>
        <w:rPr>
          <w:rFonts w:ascii="Times New Roman" w:hAnsi="Times New Roman" w:cs="B Nazanin"/>
          <w:color w:val="000000"/>
          <w:sz w:val="28"/>
          <w:szCs w:val="28"/>
          <w:rtl/>
          <w:lang w:val="en-GB" w:bidi="fa-IR"/>
        </w:rPr>
        <w:t>آشناسازی</w:t>
      </w:r>
      <w:r>
        <w:rPr>
          <w:rFonts w:ascii="Times New Roman" w:hAnsi="Times New Roman" w:cs="B Nazanin"/>
          <w:color w:val="000000"/>
          <w:sz w:val="28"/>
          <w:szCs w:val="28"/>
          <w:rtl/>
          <w:lang w:bidi="fa-IR"/>
        </w:rPr>
        <w:t xml:space="preserve"> اعمال بالینی قرار گرفتند.</w:t>
      </w:r>
      <w:r>
        <w:rPr>
          <w:rFonts w:ascii="Times New Roman" w:hAnsi="Times New Roman" w:cs="B Nazanin"/>
          <w:color w:val="000000"/>
          <w:sz w:val="28"/>
          <w:szCs w:val="28"/>
          <w:rtl/>
          <w:lang w:val="en-GB" w:bidi="fa-IR"/>
        </w:rPr>
        <w:t xml:space="preserve"> با استفاده از "مقیاس ۱۳ سوالی رضایت و اعتماد بنفس </w:t>
      </w:r>
      <w:r>
        <w:rPr>
          <w:rFonts w:ascii="Times New Roman" w:hAnsi="Times New Roman" w:cs="B Nazanin"/>
          <w:color w:val="000000"/>
          <w:sz w:val="28"/>
          <w:szCs w:val="28"/>
          <w:rtl/>
          <w:lang w:val="en-GB" w:bidi="fa-IR"/>
        </w:rPr>
        <w:lastRenderedPageBreak/>
        <w:t xml:space="preserve">دانشجویان"، </w:t>
      </w:r>
      <w:r>
        <w:rPr>
          <w:rFonts w:ascii="Times New Roman" w:hAnsi="Times New Roman" w:cs="B Nazanin"/>
          <w:color w:val="000000"/>
          <w:sz w:val="28"/>
          <w:szCs w:val="28"/>
          <w:rtl/>
          <w:lang w:bidi="fa-IR"/>
        </w:rPr>
        <w:t>این مطالعه نشان داد که رضایت و اعتماد به نفس در یادگیری به طور قابل مشخصی بین گروه</w:t>
      </w:r>
      <w:r>
        <w:rPr>
          <w:rFonts w:ascii="Times New Roman" w:hAnsi="Times New Roman" w:cs="B Nazanin"/>
          <w:color w:val="000000"/>
          <w:sz w:val="28"/>
          <w:szCs w:val="28"/>
          <w:rtl/>
          <w:lang w:bidi="fa-IR"/>
        </w:rPr>
        <w:softHyphen/>
        <w:t>ها متفاوت بود</w:t>
      </w:r>
      <w:r>
        <w:rPr>
          <w:rFonts w:ascii="Times New Roman" w:hAnsi="Times New Roman" w:cs="B Nazanin"/>
          <w:color w:val="000000"/>
          <w:sz w:val="28"/>
          <w:szCs w:val="28"/>
          <w:rtl/>
          <w:lang w:val="en-GB" w:bidi="fa-IR"/>
        </w:rPr>
        <w:t>. ا</w:t>
      </w:r>
      <w:r>
        <w:rPr>
          <w:rFonts w:ascii="Times New Roman" w:hAnsi="Times New Roman" w:cs="B Nazanin"/>
          <w:color w:val="000000"/>
          <w:sz w:val="28"/>
          <w:szCs w:val="28"/>
          <w:rtl/>
          <w:lang w:bidi="fa-IR"/>
        </w:rPr>
        <w:t>گرچه</w:t>
      </w:r>
      <w:r>
        <w:rPr>
          <w:rFonts w:ascii="Times New Roman" w:hAnsi="Times New Roman" w:cs="B Nazanin"/>
          <w:color w:val="000000"/>
          <w:sz w:val="28"/>
          <w:szCs w:val="28"/>
          <w:rtl/>
          <w:lang w:val="en-GB" w:bidi="fa-IR"/>
        </w:rPr>
        <w:t>،</w:t>
      </w:r>
      <w:r>
        <w:rPr>
          <w:rFonts w:ascii="Times New Roman" w:hAnsi="Times New Roman" w:cs="B Nazanin"/>
          <w:color w:val="000000"/>
          <w:sz w:val="28"/>
          <w:szCs w:val="28"/>
          <w:rtl/>
          <w:lang w:bidi="fa-IR"/>
        </w:rPr>
        <w:t xml:space="preserve"> پذیرش تکنولوژی در طول این مطالعه تفاوت قابل ملاحظه</w:t>
      </w:r>
      <w:r>
        <w:rPr>
          <w:rFonts w:ascii="Times New Roman" w:hAnsi="Times New Roman" w:cs="B Nazanin"/>
          <w:color w:val="000000"/>
          <w:sz w:val="28"/>
          <w:szCs w:val="28"/>
          <w:rtl/>
          <w:lang w:bidi="fa-IR"/>
        </w:rPr>
        <w:softHyphen/>
        <w:t>ای از لحاظ آماری نشان نداد و نتایج این مداخله به عنوان داده</w:t>
      </w:r>
      <w:r>
        <w:rPr>
          <w:rFonts w:ascii="Times New Roman" w:hAnsi="Times New Roman" w:cs="B Nazanin"/>
          <w:color w:val="000000"/>
          <w:sz w:val="28"/>
          <w:szCs w:val="28"/>
          <w:rtl/>
          <w:lang w:bidi="fa-IR"/>
        </w:rPr>
        <w:softHyphen/>
        <w:t>های اولیه</w:t>
      </w:r>
      <w:r>
        <w:rPr>
          <w:rFonts w:ascii="Times New Roman" w:hAnsi="Times New Roman" w:cs="B Nazanin"/>
          <w:color w:val="000000"/>
          <w:sz w:val="28"/>
          <w:szCs w:val="28"/>
          <w:rtl/>
          <w:lang w:bidi="fa-IR"/>
        </w:rPr>
        <w:softHyphen/>
        <w:t>ای برای اعمال اپلیکیشن</w:t>
      </w:r>
      <w:r>
        <w:rPr>
          <w:rFonts w:ascii="Times New Roman" w:hAnsi="Times New Roman" w:cs="B Nazanin"/>
          <w:color w:val="000000"/>
          <w:sz w:val="28"/>
          <w:szCs w:val="28"/>
          <w:rtl/>
          <w:lang w:bidi="fa-IR"/>
        </w:rPr>
        <w:softHyphen/>
        <w:t>های مبتنی بر گوشی</w:t>
      </w:r>
      <w:r>
        <w:rPr>
          <w:rFonts w:ascii="Times New Roman" w:hAnsi="Times New Roman" w:cs="B Nazanin"/>
          <w:color w:val="000000"/>
          <w:sz w:val="28"/>
          <w:szCs w:val="28"/>
          <w:rtl/>
          <w:lang w:bidi="fa-IR"/>
        </w:rPr>
        <w:softHyphen/>
        <w:t>های هوشمند به عنوان یک روش آموزشی در نظر گرفته شد که می</w:t>
      </w:r>
      <w:r>
        <w:rPr>
          <w:rFonts w:ascii="Times New Roman" w:hAnsi="Times New Roman" w:cs="B Nazanin"/>
          <w:color w:val="000000"/>
          <w:sz w:val="28"/>
          <w:szCs w:val="28"/>
          <w:rtl/>
          <w:lang w:bidi="fa-IR"/>
        </w:rPr>
        <w:softHyphen/>
        <w:t>تواند جایگزینی برای روش</w:t>
      </w:r>
      <w:r>
        <w:rPr>
          <w:rFonts w:ascii="Times New Roman" w:hAnsi="Times New Roman" w:cs="B Nazanin"/>
          <w:color w:val="000000"/>
          <w:sz w:val="28"/>
          <w:szCs w:val="28"/>
          <w:rtl/>
          <w:lang w:bidi="fa-IR"/>
        </w:rPr>
        <w:softHyphen/>
        <w:t>های سنتی آموزش باشد. به منظور خلاصه کردن نتایج تحقیق</w:t>
      </w:r>
      <w:r>
        <w:rPr>
          <w:rFonts w:ascii="Times New Roman" w:hAnsi="Times New Roman" w:cs="B Nazanin"/>
          <w:color w:val="000000"/>
          <w:sz w:val="28"/>
          <w:szCs w:val="28"/>
          <w:rtl/>
          <w:lang w:val="en-GB" w:bidi="fa-IR"/>
        </w:rPr>
        <w:t>،</w:t>
      </w:r>
      <w:r>
        <w:rPr>
          <w:rFonts w:ascii="Times New Roman" w:hAnsi="Times New Roman" w:cs="B Nazanin"/>
          <w:color w:val="000000"/>
          <w:sz w:val="28"/>
          <w:szCs w:val="28"/>
          <w:rtl/>
          <w:lang w:bidi="fa-IR"/>
        </w:rPr>
        <w:t xml:space="preserve"> گروه کنترل که آ</w:t>
      </w:r>
      <w:r>
        <w:rPr>
          <w:rFonts w:ascii="Times New Roman" w:hAnsi="Times New Roman" w:cs="B Nazanin"/>
          <w:color w:val="000000"/>
          <w:sz w:val="28"/>
          <w:szCs w:val="28"/>
          <w:rtl/>
          <w:lang w:val="en-GB" w:bidi="fa-IR"/>
        </w:rPr>
        <w:t>موزش حین کار</w:t>
      </w:r>
      <w:r>
        <w:rPr>
          <w:rFonts w:ascii="Times New Roman" w:hAnsi="Times New Roman" w:cs="B Nazanin"/>
          <w:color w:val="000000"/>
          <w:sz w:val="28"/>
          <w:szCs w:val="28"/>
          <w:rtl/>
          <w:lang w:bidi="fa-IR"/>
        </w:rPr>
        <w:t xml:space="preserve"> برای آن</w:t>
      </w:r>
      <w:r>
        <w:rPr>
          <w:rFonts w:ascii="Times New Roman" w:hAnsi="Times New Roman" w:cs="B Nazanin"/>
          <w:color w:val="000000"/>
          <w:sz w:val="28"/>
          <w:szCs w:val="28"/>
          <w:rtl/>
          <w:lang w:bidi="fa-IR"/>
        </w:rPr>
        <w:softHyphen/>
        <w:t>ها اعمال شده بود و گروه مداخله که برای آن</w:t>
      </w:r>
      <w:r>
        <w:rPr>
          <w:rFonts w:ascii="Times New Roman" w:hAnsi="Times New Roman" w:cs="B Nazanin"/>
          <w:color w:val="000000"/>
          <w:sz w:val="28"/>
          <w:szCs w:val="28"/>
          <w:rtl/>
          <w:lang w:bidi="fa-IR"/>
        </w:rPr>
        <w:softHyphen/>
        <w:t>ها آموزش بالینی مبتنی بر گوشی هوشمند داده شده بود تفاوت قابل ملاحظه</w:t>
      </w:r>
      <w:r>
        <w:rPr>
          <w:rFonts w:ascii="Times New Roman" w:hAnsi="Times New Roman" w:cs="B Nazanin"/>
          <w:color w:val="000000"/>
          <w:sz w:val="28"/>
          <w:szCs w:val="28"/>
          <w:rtl/>
          <w:lang w:bidi="fa-IR"/>
        </w:rPr>
        <w:softHyphen/>
        <w:t>ای در رضایت از اعتماد به نفس در آموزش نشان دادند اما تفاوت قابل ملاحظه</w:t>
      </w:r>
      <w:r>
        <w:rPr>
          <w:rFonts w:ascii="Times New Roman" w:hAnsi="Times New Roman" w:cs="B Nazanin"/>
          <w:color w:val="000000"/>
          <w:sz w:val="28"/>
          <w:szCs w:val="28"/>
          <w:rtl/>
          <w:lang w:bidi="fa-IR"/>
        </w:rPr>
        <w:softHyphen/>
        <w:t>ای درپ</w:t>
      </w:r>
      <w:r>
        <w:rPr>
          <w:rFonts w:ascii="Times New Roman" w:hAnsi="Times New Roman" w:cs="B Nazanin"/>
          <w:color w:val="000000"/>
          <w:sz w:val="28"/>
          <w:szCs w:val="28"/>
          <w:rtl/>
          <w:lang w:val="en-GB" w:bidi="fa-IR"/>
        </w:rPr>
        <w:t>ذیرش و دانش تکنولوژی</w:t>
      </w:r>
      <w:r>
        <w:rPr>
          <w:rFonts w:ascii="Times New Roman" w:hAnsi="Times New Roman" w:cs="B Nazanin"/>
          <w:color w:val="000000"/>
          <w:sz w:val="28"/>
          <w:szCs w:val="28"/>
          <w:lang w:bidi="fa-IR"/>
        </w:rPr>
        <w:t xml:space="preserve"> </w:t>
      </w:r>
      <w:r>
        <w:rPr>
          <w:rFonts w:ascii="Times New Roman" w:hAnsi="Times New Roman" w:cs="B Nazanin"/>
          <w:color w:val="000000"/>
          <w:sz w:val="28"/>
          <w:szCs w:val="28"/>
          <w:rtl/>
          <w:lang w:bidi="fa-IR"/>
        </w:rPr>
        <w:t xml:space="preserve"> در این آموزش دیده نشد.</w:t>
      </w:r>
    </w:p>
    <w:p w14:paraId="534752E6" w14:textId="77777777" w:rsidR="005F31DB" w:rsidRDefault="005F31DB" w:rsidP="005F31DB">
      <w:pPr>
        <w:bidi/>
        <w:jc w:val="both"/>
        <w:rPr>
          <w:rFonts w:ascii="Times New Roman" w:hAnsi="Times New Roman" w:cs="B Nazanin"/>
          <w:color w:val="000000"/>
          <w:sz w:val="28"/>
          <w:szCs w:val="28"/>
          <w:rtl/>
          <w:lang w:bidi="fa-IR"/>
        </w:rPr>
      </w:pPr>
    </w:p>
    <w:p w14:paraId="72441D7D" w14:textId="77777777" w:rsidR="005F31DB" w:rsidRDefault="005F31DB" w:rsidP="005F31DB">
      <w:pPr>
        <w:bidi/>
        <w:jc w:val="both"/>
        <w:rPr>
          <w:rFonts w:ascii="Times New Roman" w:hAnsi="Times New Roman" w:cs="B Nazanin"/>
          <w:color w:val="000000"/>
          <w:sz w:val="28"/>
          <w:szCs w:val="28"/>
          <w:rtl/>
          <w:lang w:bidi="fa-IR"/>
        </w:rPr>
      </w:pPr>
      <w:r>
        <w:rPr>
          <w:rFonts w:ascii="Times New Roman" w:hAnsi="Times New Roman" w:cs="B Nazanin"/>
          <w:color w:val="000000"/>
          <w:sz w:val="28"/>
          <w:szCs w:val="28"/>
          <w:rtl/>
          <w:lang w:bidi="fa-IR"/>
        </w:rPr>
        <w:t xml:space="preserve">در مطالعه انجام شده توسط </w:t>
      </w:r>
      <w:r>
        <w:rPr>
          <w:rFonts w:ascii="Times New Roman" w:hAnsi="Times New Roman" w:cs="B Nazanin"/>
          <w:color w:val="000000"/>
          <w:sz w:val="28"/>
          <w:szCs w:val="28"/>
          <w:lang w:bidi="fa-IR"/>
        </w:rPr>
        <w:t>Kim et al</w:t>
      </w:r>
      <w:r>
        <w:rPr>
          <w:rFonts w:ascii="Times New Roman" w:hAnsi="Times New Roman" w:cs="B Nazanin"/>
          <w:color w:val="000000"/>
          <w:sz w:val="28"/>
          <w:szCs w:val="28"/>
          <w:rtl/>
          <w:lang w:bidi="fa-IR"/>
        </w:rPr>
        <w:t xml:space="preserve"> در سال ۲۰۱۹ با عنوان "تاثیرات آموزش مبتنی بر گوشی‌های هوشمند بر آموزش پرستاران: یک مطالعه مرور سیستماتیک و متا آنالیز" مشخص شد که به طور کلی این اپلیکیشن‌ها در بهبود دانش، مهارت، اعتماد به نفس عملکرد بالینی و تبعیت از آموزش تاثیر مثبتی داشتند اما در بعد شناختی و رضایت از آموزش تاثیری نداشتند. نتایج این مطالعه نشان داد که آموزش های مبتنی بر اپلیکیشن‌های گوشی هوشمند در بهبود تبعیت دانشجویان پرستاری از آموزش و دانش، مهارت و اعتماد در یادگیری تاثیر مثبتی داشته و آموزش مبتنی بر اپلیکیشن‌های گوشی هوشمند تاثیر مثبت قابل توجهی بر مهارت، دانش و اعتماد به نفس در اجرای اعمال بالینی و تبعیت از آموزش داشته است و ممکن است یک روش حمایتی برای آموزش بهتر در حوزه پرستاری باشد.</w:t>
      </w:r>
    </w:p>
    <w:p w14:paraId="3A2C3FBE" w14:textId="77777777" w:rsidR="005F31DB" w:rsidRDefault="005F31DB" w:rsidP="005F31DB">
      <w:pPr>
        <w:bidi/>
        <w:jc w:val="both"/>
        <w:rPr>
          <w:rFonts w:ascii="Times New Roman" w:hAnsi="Times New Roman" w:cs="B Nazanin"/>
          <w:color w:val="000000"/>
          <w:sz w:val="28"/>
          <w:szCs w:val="28"/>
          <w:rtl/>
          <w:lang w:bidi="fa-IR"/>
        </w:rPr>
      </w:pPr>
    </w:p>
    <w:p w14:paraId="4E963543" w14:textId="77777777" w:rsidR="005F31DB" w:rsidRDefault="005F31DB" w:rsidP="005F31DB">
      <w:pPr>
        <w:bidi/>
        <w:jc w:val="both"/>
        <w:rPr>
          <w:rFonts w:ascii="Times New Roman" w:hAnsi="Times New Roman" w:cs="B Nazanin"/>
          <w:color w:val="000000"/>
          <w:sz w:val="28"/>
          <w:szCs w:val="28"/>
          <w:rtl/>
          <w:lang w:bidi="fa-IR"/>
        </w:rPr>
      </w:pPr>
      <w:r>
        <w:rPr>
          <w:rFonts w:ascii="Times New Roman" w:hAnsi="Times New Roman" w:cs="B Nazanin"/>
          <w:color w:val="000000"/>
          <w:sz w:val="28"/>
          <w:szCs w:val="28"/>
          <w:rtl/>
          <w:lang w:bidi="fa-IR"/>
        </w:rPr>
        <w:t xml:space="preserve">در مطالعه کارآزمایی بالینی تصادفی که توسط </w:t>
      </w:r>
      <w:r>
        <w:rPr>
          <w:rFonts w:ascii="Times New Roman" w:hAnsi="Times New Roman" w:cs="B Nazanin"/>
          <w:color w:val="000000"/>
          <w:sz w:val="28"/>
          <w:szCs w:val="28"/>
          <w:lang w:bidi="fa-IR"/>
        </w:rPr>
        <w:t>Kim et al</w:t>
      </w:r>
      <w:r>
        <w:rPr>
          <w:rFonts w:ascii="Times New Roman" w:hAnsi="Times New Roman" w:cs="B Nazanin"/>
          <w:color w:val="000000"/>
          <w:sz w:val="28"/>
          <w:szCs w:val="28"/>
          <w:rtl/>
          <w:lang w:bidi="fa-IR"/>
        </w:rPr>
        <w:t xml:space="preserve"> در سال ۲۰۱۷ با عنوان "تاثیر اپلیکیشن مهارت تعاملی پرستاری بر دانش، خودکارآمدی و مهارت دانشجویان پرستاری" در کره انجام شد، مجموعا ۶۶ دانشجوی سال بالای پرستاری به صورت تصادفی به دو گروه کنترل و مداخله تقسیم شدند. گروه مداخله بمدت یک هفته از یک اپلیکیشن موبایلی مهارت تعاملی پرستاری استفاده کردند. به گروه کنترل یک اپلیکیشن موبایلی دارای محتواهای ویدیوی پرستاری غیرتعاملی به مدت یک هفته ارائه شد. قبل (پیش ‌آزمون) و یک هفته بعد (پس‌آزمون) از استفاده از اپلیکیشن، دانش مهارت‌های بالینی، خودکارآمدی اعمال پرستاری و اجرای مهارت‌های پرستاری شرکت کنندگان ارزیابی شد. گروه مداخله یک هفته بعد از استفاده از اپلیکیشن، به طور قابل توجهی نمره بالاتری نسبت به گروه کنترل نشان دادند. علاوه بر این، نسبت به گروه کنترل خود کارآمدی بهبود یافته قابل توجهی را قبل و بعد از مداخله نشان دادند. همچنین، اجرای مهارت‌های پرستاری در گروه مداخله بعد از مداخله به صورت قابل توجهی بهبود یافت. نتایج این مطالعه نشان داد که توسعه و کاربرد اپلیکیشن‌ها همگام با سایر محتواهای پرستاری که می‌تواند در تمام رده‌های دانشجویان پرستاری استفاده شود، پیشنهاد می‌گردد.</w:t>
      </w:r>
    </w:p>
    <w:p w14:paraId="738631FD" w14:textId="77777777" w:rsidR="005F31DB" w:rsidRDefault="005F31DB" w:rsidP="005F31DB">
      <w:pPr>
        <w:bidi/>
        <w:jc w:val="both"/>
        <w:rPr>
          <w:rFonts w:ascii="Times New Roman" w:hAnsi="Times New Roman" w:cs="B Nazanin"/>
          <w:color w:val="000000"/>
          <w:sz w:val="28"/>
          <w:szCs w:val="28"/>
          <w:rtl/>
          <w:lang w:bidi="fa-IR"/>
        </w:rPr>
      </w:pPr>
    </w:p>
    <w:p w14:paraId="7E38B144" w14:textId="77777777" w:rsidR="005F31DB" w:rsidRDefault="005F31DB" w:rsidP="005F31DB">
      <w:pPr>
        <w:bidi/>
        <w:jc w:val="both"/>
        <w:rPr>
          <w:rFonts w:ascii="Times New Roman" w:hAnsi="Times New Roman" w:cs="B Nazanin"/>
          <w:color w:val="000000"/>
          <w:sz w:val="28"/>
          <w:szCs w:val="28"/>
          <w:rtl/>
          <w:lang w:bidi="fa-IR"/>
        </w:rPr>
      </w:pPr>
      <w:r>
        <w:rPr>
          <w:rFonts w:ascii="Times New Roman" w:hAnsi="Times New Roman" w:cs="B Nazanin"/>
          <w:color w:val="000000"/>
          <w:sz w:val="28"/>
          <w:szCs w:val="28"/>
          <w:rtl/>
          <w:lang w:bidi="fa-IR"/>
        </w:rPr>
        <w:lastRenderedPageBreak/>
        <w:t xml:space="preserve">در مطالعه نیمه تجربی پیش آزمون-پس آزمون با دو گروه کنترل و مداخله که توسط </w:t>
      </w:r>
      <w:r>
        <w:rPr>
          <w:rFonts w:ascii="Times New Roman" w:hAnsi="Times New Roman" w:cs="B Nazanin"/>
          <w:color w:val="000000"/>
          <w:sz w:val="28"/>
          <w:szCs w:val="28"/>
          <w:lang w:bidi="fa-IR"/>
        </w:rPr>
        <w:t>Kim et al</w:t>
      </w:r>
      <w:r>
        <w:rPr>
          <w:rFonts w:ascii="Times New Roman" w:hAnsi="Times New Roman" w:cs="B Nazanin"/>
          <w:color w:val="000000"/>
          <w:sz w:val="28"/>
          <w:szCs w:val="28"/>
          <w:rtl/>
          <w:lang w:bidi="fa-IR"/>
        </w:rPr>
        <w:t xml:space="preserve"> در سال ۲۰۱۶ با عنوان "یک اپلیکیشن گوشی هوشمند به منظور آموزش دانشجویان پرستاری در مورد ارائه مراقبت به نوزادان با انسداد راه هوایی" در کره انجام شد، بر اساس معیارهای ورود مجموعا ۸۰ دانشجوی سال سوم پرستاری وارد مطالعه شده و به روش تصادفی با استفاده از کارت اعداد به ۴۰ نفر گروه کنترل و ۴۰ نفر گروه مداخله تقسیم شدند. یک محتوای آموزشی یکسان و در یک روز به صورت اپلیکیشن گوشی هوشمند و ویدیو آموزشی به گروه مداخله و آموزش به صورت کنفرانس به گروه کنترل ارائه گردید. با استفاده از پیش آزمون و پس آزمون محقق ساخت، دانش، مهارت، اعتماد بنفس و رضایت از روش آموزشی در هر دو گروه بررسی و مقایسه شد. این مطالعه پیشنهاد می‌کند که آموزش مبتنی بر گوشی هوشمند ممکن است یک روش موثر برای استفاده در آموزش پرستاری در زمینه انسداد راه هوایی نوزادان باشد.</w:t>
      </w:r>
    </w:p>
    <w:p w14:paraId="5FF56F5E" w14:textId="77777777" w:rsidR="005F31DB" w:rsidRDefault="005F31DB" w:rsidP="005F31DB">
      <w:pPr>
        <w:bidi/>
        <w:jc w:val="both"/>
        <w:rPr>
          <w:rFonts w:ascii="Times New Roman" w:hAnsi="Times New Roman" w:cs="B Nazanin"/>
          <w:color w:val="000000"/>
          <w:sz w:val="28"/>
          <w:szCs w:val="28"/>
          <w:rtl/>
          <w:lang w:bidi="fa-IR"/>
        </w:rPr>
      </w:pPr>
    </w:p>
    <w:p w14:paraId="65BE581E" w14:textId="77777777" w:rsidR="005F31DB" w:rsidRDefault="005F31DB" w:rsidP="005F31DB">
      <w:pPr>
        <w:bidi/>
        <w:jc w:val="both"/>
        <w:rPr>
          <w:rFonts w:ascii="Times New Roman" w:hAnsi="Times New Roman" w:cs="B Nazanin"/>
          <w:color w:val="000000"/>
          <w:sz w:val="28"/>
          <w:szCs w:val="28"/>
          <w:rtl/>
          <w:lang w:val="en-GB" w:bidi="fa-IR"/>
        </w:rPr>
      </w:pPr>
      <w:r>
        <w:rPr>
          <w:rFonts w:ascii="Times New Roman" w:hAnsi="Times New Roman" w:cs="B Nazanin"/>
          <w:color w:val="000000"/>
          <w:sz w:val="28"/>
          <w:szCs w:val="28"/>
          <w:rtl/>
          <w:lang w:val="en-GB" w:bidi="fa-IR"/>
        </w:rPr>
        <w:t>در مطالعه نیمه تجربی که توسط معتمد جهرمی در سال ۲۰۲۲ با عنوان "تاثیر آموزش گروهی با اپلیکیشن گوشی هوشمند بر مهارت بالینی و توانایی حل مسئله دانشجویان پرستاری" در ایران انجام شد، مجموعا ۶۰ دانشجوی پرستاری که کارورزی بخش‌های مراقبت ویژه (</w:t>
      </w:r>
      <w:r>
        <w:rPr>
          <w:rFonts w:ascii="Times New Roman" w:hAnsi="Times New Roman" w:cs="B Nazanin"/>
          <w:color w:val="000000"/>
          <w:sz w:val="28"/>
          <w:szCs w:val="28"/>
          <w:lang w:val="en-GB" w:bidi="fa-IR"/>
        </w:rPr>
        <w:t>CCU, PCCU</w:t>
      </w:r>
      <w:r>
        <w:rPr>
          <w:rFonts w:ascii="Times New Roman" w:hAnsi="Times New Roman" w:cs="B Nazanin"/>
          <w:color w:val="000000"/>
          <w:sz w:val="28"/>
          <w:szCs w:val="28"/>
          <w:rtl/>
          <w:lang w:val="en-GB" w:bidi="fa-IR"/>
        </w:rPr>
        <w:t>) را نگذرانده بودند انتخاب و به روش نمونه گیری در دسترس، به ۳۰ نفر گروه کنترل و ۳۰ نفر گروه مداخله تقسیم شدند. گروه کنترل فقط آموزش روتین را دریافت نمودند. دانشجویان گروه مداخله،  علاوه بر آموزش روتین، آموزش گروهی از طریق اپلیکیشن گوشی هوشمند را دریافت کردند. سه فرم شامل پرسشنامه اطلاعات دموگرافیک، پرسشنامه‌ی محقق ساخت ۱۷ موردی بمنظور ارزیابی مهارت بالینی و پرسشنامه ۳۵ سوالی حل مسئله هاپنر (</w:t>
      </w:r>
      <w:r>
        <w:rPr>
          <w:rFonts w:ascii="Times New Roman" w:hAnsi="Times New Roman" w:cs="B Nazanin"/>
          <w:color w:val="000000"/>
          <w:sz w:val="28"/>
          <w:szCs w:val="28"/>
          <w:lang w:val="en-GB" w:bidi="fa-IR"/>
        </w:rPr>
        <w:t>PSI-35</w:t>
      </w:r>
      <w:r>
        <w:rPr>
          <w:rFonts w:ascii="Times New Roman" w:hAnsi="Times New Roman" w:cs="B Nazanin"/>
          <w:color w:val="000000"/>
          <w:sz w:val="28"/>
          <w:szCs w:val="28"/>
          <w:rtl/>
          <w:lang w:val="en-GB" w:bidi="fa-IR"/>
        </w:rPr>
        <w:t>) در ابتدای مطالعه، ۴ هفته و ۱۲ هفته بعد از مداخله به شرکت کنندگان داده شد. بررسی‌های آماری، بهبود قابل توجهی در مهارت</w:t>
      </w:r>
      <w:r w:rsidRPr="00E20C0F">
        <w:rPr>
          <w:rFonts w:cs="Calibri" w:hint="cs"/>
          <w:color w:val="000000"/>
          <w:sz w:val="28"/>
          <w:szCs w:val="28"/>
          <w:rtl/>
          <w:lang w:val="en-GB" w:bidi="fa-IR"/>
        </w:rPr>
        <w:t>¬</w:t>
      </w:r>
      <w:r>
        <w:rPr>
          <w:rFonts w:ascii="Times New Roman" w:hAnsi="Times New Roman" w:cs="B Nazanin" w:hint="cs"/>
          <w:color w:val="000000"/>
          <w:sz w:val="28"/>
          <w:szCs w:val="28"/>
          <w:rtl/>
          <w:lang w:val="en-GB" w:bidi="fa-IR"/>
        </w:rPr>
        <w:t>های</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بالینی</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دانشجویان</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پرستاری</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و</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توانایی</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حد</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مشکل</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در</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هفته</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چهارم</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و</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دوازدهم</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بعد</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از</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مداخله</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در</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مقایسه</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با</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هفته</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اول</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را</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نشان</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داد</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بر</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اساس</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نتایج</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این</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مطالعه،</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آموزش</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گروهی</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از</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طریق</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اپلیکیشن‌های</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گوشی</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هوشمند</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می‌تواند</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درک</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حل</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مسئله</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و</w:t>
      </w:r>
      <w:r>
        <w:rPr>
          <w:rFonts w:ascii="Times New Roman" w:hAnsi="Times New Roman" w:cs="B Nazanin"/>
          <w:color w:val="000000"/>
          <w:sz w:val="28"/>
          <w:szCs w:val="28"/>
          <w:rtl/>
          <w:lang w:val="en-GB" w:bidi="fa-IR"/>
        </w:rPr>
        <w:t xml:space="preserve"> </w:t>
      </w:r>
      <w:r>
        <w:rPr>
          <w:rFonts w:ascii="Times New Roman" w:hAnsi="Times New Roman" w:cs="B Nazanin" w:hint="cs"/>
          <w:color w:val="000000"/>
          <w:sz w:val="28"/>
          <w:szCs w:val="28"/>
          <w:rtl/>
          <w:lang w:val="en-GB" w:bidi="fa-IR"/>
        </w:rPr>
        <w:t>مهارت</w:t>
      </w:r>
      <w:r>
        <w:rPr>
          <w:rFonts w:ascii="Times New Roman" w:hAnsi="Times New Roman" w:cs="B Nazanin"/>
          <w:color w:val="000000"/>
          <w:sz w:val="28"/>
          <w:szCs w:val="28"/>
          <w:rtl/>
          <w:lang w:val="en-GB" w:bidi="fa-IR"/>
        </w:rPr>
        <w:t>‌های بالینی را در دانشجویان پرستاری افزایش دهد.</w:t>
      </w:r>
    </w:p>
    <w:p w14:paraId="5247511C" w14:textId="77777777" w:rsidR="005F31DB" w:rsidRDefault="005F31DB" w:rsidP="005F31DB">
      <w:pPr>
        <w:bidi/>
        <w:jc w:val="both"/>
        <w:rPr>
          <w:rFonts w:ascii="Times New Roman" w:hAnsi="Times New Roman" w:cs="B Nazanin"/>
          <w:color w:val="000000"/>
          <w:sz w:val="28"/>
          <w:szCs w:val="28"/>
          <w:lang w:val="en-GB" w:bidi="fa-IR"/>
        </w:rPr>
      </w:pPr>
    </w:p>
    <w:p w14:paraId="14FF93B0" w14:textId="77777777" w:rsidR="005F31DB" w:rsidRDefault="005F31DB" w:rsidP="005F31DB">
      <w:pPr>
        <w:bidi/>
        <w:jc w:val="both"/>
        <w:rPr>
          <w:rFonts w:ascii="Times New Roman" w:hAnsi="Times New Roman" w:cs="B Nazanin"/>
          <w:color w:val="000000"/>
          <w:sz w:val="28"/>
          <w:szCs w:val="28"/>
          <w:rtl/>
          <w:lang w:bidi="fa-IR"/>
        </w:rPr>
      </w:pPr>
      <w:r>
        <w:rPr>
          <w:rFonts w:ascii="Times New Roman" w:hAnsi="Times New Roman" w:cs="B Nazanin"/>
          <w:color w:val="000000"/>
          <w:sz w:val="28"/>
          <w:szCs w:val="28"/>
          <w:rtl/>
          <w:lang w:val="en-GB" w:bidi="fa-IR"/>
        </w:rPr>
        <w:t xml:space="preserve">در مطالعه نیمه تجربی انجام شده توسط علی کرمی و همکاران در سال ۲۰۲۱ با عنوان "تاثیر آموزش تفسیر گازهای خونی شریانی از طریق تلفن همراه بر دانش پرستاران بخش مراقبت‌های ویژه" که بر روی ۱۱۴ پرستار بخش مراقبت های ویژه در ۳ بیمارستان آموزشی دانشگاه علوم پزشکی قم در ایران انجام شد، در گروهی که آموزش مبتنی بر اپلیکیشن داشتند محتوای آموزشی به عنوان یک نرم افزار بر مبنای اندروید ارائه شده بود و این اپلیکیشن در گوشی پرستاران شاغل در بخش مراقبت های ویژه نصب شد و از آنها خواسته شد تا در طول روز از آن استفاده کنند. در گروه </w:t>
      </w:r>
      <w:r>
        <w:rPr>
          <w:rFonts w:ascii="Times New Roman" w:hAnsi="Times New Roman" w:cs="B Nazanin"/>
          <w:color w:val="000000"/>
          <w:sz w:val="28"/>
          <w:szCs w:val="28"/>
          <w:rtl/>
          <w:lang w:bidi="fa-IR"/>
        </w:rPr>
        <w:t>س</w:t>
      </w:r>
      <w:r>
        <w:rPr>
          <w:rFonts w:ascii="Times New Roman" w:hAnsi="Times New Roman" w:cs="B Nazanin"/>
          <w:color w:val="000000"/>
          <w:sz w:val="28"/>
          <w:szCs w:val="28"/>
          <w:rtl/>
          <w:lang w:val="en-GB" w:bidi="fa-IR"/>
        </w:rPr>
        <w:t xml:space="preserve">خنرانی همان محتوا به صورت حضوری و در دو جلسه آموزش داده شد و با استفاده از یک پرسشنامه ی </w:t>
      </w:r>
      <w:r>
        <w:rPr>
          <w:rFonts w:ascii="Times New Roman" w:hAnsi="Times New Roman" w:cs="B Nazanin"/>
          <w:color w:val="000000"/>
          <w:sz w:val="28"/>
          <w:szCs w:val="28"/>
          <w:rtl/>
          <w:lang w:val="en-GB" w:bidi="fa-IR"/>
        </w:rPr>
        <w:lastRenderedPageBreak/>
        <w:t>محقق ساخته، که قبل و ۴ هفته بعد از آموزش به آنها داده شده بود، تاثیر آن بررسی گردید. نتایج این مطالعه نشان داد استفاده از اپلیکیشن مبتنی بر گوشی هوشمند تاثیر قابل ملاحظه ای در یادگیری پرستاران داشت؛ لذا به عنوان یک روش جایگزین برای آموزش پرستاران پیشنهاد می‌شود.</w:t>
      </w:r>
    </w:p>
    <w:p w14:paraId="2BD18BB9" w14:textId="77777777" w:rsidR="005F31DB" w:rsidRDefault="005F31DB" w:rsidP="005F31DB">
      <w:pPr>
        <w:bidi/>
        <w:jc w:val="both"/>
        <w:rPr>
          <w:rFonts w:ascii="Times New Roman" w:hAnsi="Times New Roman" w:cs="B Nazanin"/>
          <w:color w:val="000000"/>
          <w:sz w:val="28"/>
          <w:szCs w:val="28"/>
          <w:lang w:bidi="fa-IR"/>
        </w:rPr>
      </w:pPr>
    </w:p>
    <w:p w14:paraId="20EA084F" w14:textId="77777777" w:rsidR="005F31DB" w:rsidRDefault="005F31DB" w:rsidP="005F31DB">
      <w:pPr>
        <w:bidi/>
        <w:jc w:val="both"/>
        <w:rPr>
          <w:rFonts w:ascii="Times New Roman" w:hAnsi="Times New Roman" w:cs="B Nazanin"/>
          <w:color w:val="000000"/>
          <w:sz w:val="28"/>
          <w:szCs w:val="28"/>
          <w:rtl/>
          <w:lang w:bidi="fa-IR"/>
        </w:rPr>
      </w:pPr>
      <w:r>
        <w:rPr>
          <w:rFonts w:ascii="Times New Roman" w:hAnsi="Times New Roman" w:cs="B Nazanin"/>
          <w:color w:val="000000"/>
          <w:sz w:val="28"/>
          <w:szCs w:val="28"/>
          <w:rtl/>
          <w:lang w:bidi="fa-IR"/>
        </w:rPr>
        <w:t xml:space="preserve">در مطالعه پیش آزمون پس آزمون با گروه کنترل انجام شده توسط نجفی قزلجه در سال ۲۰۲۱ با عنوان " بررسی تاثیر یادگیری مبتنی بر گوشی هوشمند بر دانش احیای قلبی-ریوی پایه بزرگسالان در دانشجویان کارشناسی پرستاری" در ایران، ۶۴ دانشجوی کارشناسی پرستاری به روش تمام شماری انتخاب و به صورت تصادفی ساده به ۳۴ نفر گروه کنترل و ۳۰ نفر گروه مداخله تقسیم شدند. به هر دو گروه آموزش‌های اقدامات حیاتی پایه به صورت رایج و پس از آن به گروه مداخله نرم افزار آموزشی گوشی هوشمند داده شد. دانش دانشجویان قبل، یک ماه و سه ماه بعد از مداخله با استفاده از پرسشنامه تعدیل شده سنجش دانش اقدامات حیاتی پایه در هر دو گروه بررسی و مقایسه شد. بر اساس نتایج، دانشِ دانشجویان به طور قابل توجهی در گروه مداخله یک ماه و سه ماه بعد از مداخله در گروه مداخله در مقایسه با گروه کنترل افزایش یافت. لذا آموزش اقدامات حیاتی پایه مبتنی بر نرم افزار گوشی هوشمند می‌تواند باعث افزایش دانش دانشجویان پرستاری در زمینه احیا قلبی-ریوی </w:t>
      </w:r>
      <w:commentRangeStart w:id="138"/>
      <w:r>
        <w:rPr>
          <w:rFonts w:ascii="Times New Roman" w:hAnsi="Times New Roman" w:cs="B Nazanin"/>
          <w:color w:val="000000"/>
          <w:sz w:val="28"/>
          <w:szCs w:val="28"/>
          <w:rtl/>
          <w:lang w:bidi="fa-IR"/>
        </w:rPr>
        <w:t>شود</w:t>
      </w:r>
      <w:commentRangeEnd w:id="138"/>
      <w:r w:rsidR="00A17834">
        <w:rPr>
          <w:rStyle w:val="CommentReference"/>
          <w:rFonts w:ascii="Garamond" w:eastAsia="Times New Roman" w:hAnsi="Garamond" w:cs="Times New Roman"/>
          <w:rtl/>
          <w:lang w:val="x-none" w:eastAsia="x-none" w:bidi="fa-IR"/>
        </w:rPr>
        <w:commentReference w:id="138"/>
      </w:r>
      <w:r>
        <w:rPr>
          <w:rFonts w:ascii="Times New Roman" w:hAnsi="Times New Roman" w:cs="B Nazanin"/>
          <w:color w:val="000000"/>
          <w:sz w:val="28"/>
          <w:szCs w:val="28"/>
          <w:rtl/>
          <w:lang w:bidi="fa-IR"/>
        </w:rPr>
        <w:t>.</w:t>
      </w:r>
    </w:p>
    <w:p w14:paraId="57C75D59" w14:textId="77777777" w:rsidR="006962F7" w:rsidRDefault="006962F7" w:rsidP="00BB4A8F">
      <w:pPr>
        <w:bidi/>
        <w:spacing w:after="0"/>
        <w:ind w:right="-540"/>
        <w:contextualSpacing/>
        <w:rPr>
          <w:rFonts w:ascii="Times New Roman" w:hAnsi="Times New Roman" w:cs="B Nazanin"/>
          <w:b/>
          <w:color w:val="7030A0"/>
          <w:sz w:val="28"/>
          <w:szCs w:val="28"/>
          <w:rtl/>
          <w:lang w:bidi="fa-IR"/>
        </w:rPr>
      </w:pPr>
    </w:p>
    <w:p w14:paraId="1654F534" w14:textId="77777777" w:rsidR="006962F7" w:rsidRDefault="006962F7" w:rsidP="00BB4A8F">
      <w:pPr>
        <w:bidi/>
        <w:spacing w:after="0"/>
        <w:ind w:right="-540"/>
        <w:contextualSpacing/>
        <w:rPr>
          <w:rFonts w:ascii="Times New Roman" w:hAnsi="Times New Roman" w:cs="B Nazanin"/>
          <w:b/>
          <w:color w:val="7030A0"/>
          <w:sz w:val="28"/>
          <w:szCs w:val="28"/>
          <w:rtl/>
          <w:lang w:bidi="fa-IR"/>
        </w:rPr>
      </w:pPr>
    </w:p>
    <w:p w14:paraId="544F8582" w14:textId="77777777" w:rsidR="006962F7" w:rsidRDefault="009B18FE" w:rsidP="00BB4A8F">
      <w:pPr>
        <w:bidi/>
        <w:spacing w:after="0"/>
        <w:ind w:right="-540"/>
        <w:contextualSpacing/>
        <w:rPr>
          <w:rFonts w:ascii="Times New Roman" w:hAnsi="Times New Roman" w:cs="B Nazanin"/>
          <w:b/>
          <w:color w:val="7030A0"/>
          <w:sz w:val="28"/>
          <w:szCs w:val="28"/>
          <w:rtl/>
          <w:lang w:bidi="fa-IR"/>
        </w:rPr>
      </w:pPr>
      <w:commentRangeStart w:id="139"/>
      <w:r>
        <w:rPr>
          <w:rFonts w:ascii="Times New Roman" w:hAnsi="Times New Roman" w:cs="B Nazanin"/>
          <w:b/>
          <w:color w:val="7030A0"/>
          <w:sz w:val="28"/>
          <w:szCs w:val="28"/>
          <w:rtl/>
          <w:lang w:bidi="fa-IR"/>
        </w:rPr>
        <w:t>تعریف علمی و عملی واژه های تخصصی</w:t>
      </w:r>
      <w:r>
        <w:rPr>
          <w:rFonts w:ascii="Times New Roman" w:hAnsi="Times New Roman" w:cs="B Nazanin"/>
          <w:b/>
          <w:color w:val="7030A0"/>
          <w:sz w:val="28"/>
          <w:szCs w:val="28"/>
          <w:lang w:bidi="fa-IR"/>
        </w:rPr>
        <w:t xml:space="preserve"> </w:t>
      </w:r>
      <w:commentRangeEnd w:id="139"/>
      <w:r w:rsidR="00A17834">
        <w:rPr>
          <w:rStyle w:val="CommentReference"/>
          <w:rFonts w:ascii="Garamond" w:eastAsia="Times New Roman" w:hAnsi="Garamond" w:cs="Times New Roman"/>
          <w:rtl/>
          <w:lang w:val="x-none" w:eastAsia="x-none" w:bidi="fa-IR"/>
        </w:rPr>
        <w:commentReference w:id="139"/>
      </w:r>
    </w:p>
    <w:p w14:paraId="5A344686" w14:textId="77777777" w:rsidR="00DE116D" w:rsidRDefault="00DE116D" w:rsidP="00BB4A8F">
      <w:pPr>
        <w:bidi/>
        <w:spacing w:after="0"/>
        <w:ind w:right="-540"/>
        <w:contextualSpacing/>
        <w:rPr>
          <w:rFonts w:ascii="Times New Roman" w:hAnsi="Times New Roman" w:cs="B Nazanin"/>
          <w:b/>
          <w:sz w:val="28"/>
          <w:szCs w:val="28"/>
          <w:rtl/>
          <w:lang w:bidi="fa-IR"/>
        </w:rPr>
      </w:pPr>
    </w:p>
    <w:p w14:paraId="68F7DEB6" w14:textId="75E481BB" w:rsidR="00B017FE" w:rsidRDefault="00DE116D" w:rsidP="00DE116D">
      <w:pPr>
        <w:bidi/>
        <w:spacing w:after="0"/>
        <w:ind w:right="-540"/>
        <w:contextualSpacing/>
        <w:rPr>
          <w:rFonts w:ascii="Times New Roman" w:hAnsi="Times New Roman" w:cs="B Nazanin"/>
          <w:b/>
          <w:sz w:val="28"/>
          <w:szCs w:val="28"/>
          <w:lang w:bidi="fa-IR"/>
        </w:rPr>
      </w:pPr>
      <w:commentRangeStart w:id="140"/>
      <w:r>
        <w:rPr>
          <w:rFonts w:ascii="Times New Roman" w:hAnsi="Times New Roman" w:cs="B Nazanin"/>
          <w:b/>
          <w:sz w:val="28"/>
          <w:szCs w:val="28"/>
          <w:rtl/>
          <w:lang w:bidi="fa-IR"/>
        </w:rPr>
        <w:t>نرم افزار</w:t>
      </w:r>
      <w:r w:rsidR="00E20C0F">
        <w:rPr>
          <w:rFonts w:ascii="Times New Roman" w:hAnsi="Times New Roman" w:cs="B Nazanin" w:hint="cs"/>
          <w:b/>
          <w:sz w:val="28"/>
          <w:szCs w:val="28"/>
          <w:rtl/>
          <w:lang w:bidi="fa-IR"/>
        </w:rPr>
        <w:t xml:space="preserve">: </w:t>
      </w:r>
      <w:commentRangeEnd w:id="140"/>
      <w:r w:rsidR="00B00F7A">
        <w:rPr>
          <w:rStyle w:val="CommentReference"/>
          <w:rFonts w:ascii="Garamond" w:eastAsia="Times New Roman" w:hAnsi="Garamond" w:cs="Times New Roman"/>
          <w:rtl/>
          <w:lang w:val="x-none" w:eastAsia="x-none" w:bidi="fa-IR"/>
        </w:rPr>
        <w:commentReference w:id="140"/>
      </w:r>
      <w:r w:rsidR="00E20C0F">
        <w:rPr>
          <w:rFonts w:ascii="Times New Roman" w:hAnsi="Times New Roman" w:cs="B Nazanin" w:hint="cs"/>
          <w:b/>
          <w:sz w:val="28"/>
          <w:szCs w:val="28"/>
          <w:rtl/>
          <w:lang w:bidi="fa-IR"/>
        </w:rPr>
        <w:t>برنامه‌ها و سایر اطلاعات کاربردی که توسط کامپیوتر مورد استفاده قرار می‌گیرند (دیکشنری آکسفورد).</w:t>
      </w:r>
    </w:p>
    <w:p w14:paraId="7F661D80" w14:textId="77777777" w:rsidR="00DE116D" w:rsidRDefault="00DE116D" w:rsidP="00DE116D">
      <w:pPr>
        <w:bidi/>
        <w:spacing w:after="0"/>
        <w:ind w:right="-540"/>
        <w:contextualSpacing/>
        <w:rPr>
          <w:rFonts w:ascii="Times New Roman" w:hAnsi="Times New Roman" w:cs="B Nazanin"/>
          <w:b/>
          <w:sz w:val="28"/>
          <w:szCs w:val="28"/>
          <w:rtl/>
          <w:lang w:bidi="fa-IR"/>
        </w:rPr>
      </w:pPr>
    </w:p>
    <w:p w14:paraId="00E67E7B" w14:textId="21F2E78D" w:rsidR="00DE116D" w:rsidRDefault="00DE116D" w:rsidP="00DE116D">
      <w:pPr>
        <w:bidi/>
        <w:spacing w:after="0"/>
        <w:ind w:right="-540"/>
        <w:contextualSpacing/>
        <w:rPr>
          <w:rFonts w:ascii="Times New Roman" w:hAnsi="Times New Roman" w:cs="B Nazanin"/>
          <w:b/>
          <w:sz w:val="28"/>
          <w:szCs w:val="28"/>
          <w:rtl/>
          <w:lang w:bidi="fa-IR"/>
        </w:rPr>
      </w:pPr>
      <w:r>
        <w:rPr>
          <w:rFonts w:ascii="Times New Roman" w:hAnsi="Times New Roman" w:cs="B Nazanin"/>
          <w:b/>
          <w:sz w:val="28"/>
          <w:szCs w:val="28"/>
          <w:rtl/>
          <w:lang w:bidi="fa-IR"/>
        </w:rPr>
        <w:t>گوشی هوشمند</w:t>
      </w:r>
      <w:r w:rsidR="00E20C0F">
        <w:rPr>
          <w:rFonts w:ascii="Times New Roman" w:hAnsi="Times New Roman" w:cs="B Nazanin" w:hint="cs"/>
          <w:b/>
          <w:sz w:val="28"/>
          <w:szCs w:val="28"/>
          <w:rtl/>
          <w:lang w:bidi="fa-IR"/>
        </w:rPr>
        <w:t>:</w:t>
      </w:r>
      <w:r w:rsidR="00583637">
        <w:rPr>
          <w:rFonts w:ascii="Times New Roman" w:hAnsi="Times New Roman" w:cs="B Nazanin" w:hint="cs"/>
          <w:b/>
          <w:sz w:val="28"/>
          <w:szCs w:val="28"/>
          <w:rtl/>
          <w:lang w:bidi="fa-IR"/>
        </w:rPr>
        <w:t xml:space="preserve"> یک تلفن قابل حمل که بسیاری از عملکرد‌های یک کامپیوتر را اجرا می‌کند و معمولا دارای یک صفحه نمایش لمسی، دسترسی به اینترنت و یک سیستم عامل با قابلیت اجرای برنامه‌های دانلود شده می‌باشد.</w:t>
      </w:r>
    </w:p>
    <w:p w14:paraId="0827D911" w14:textId="77777777" w:rsidR="00333EED" w:rsidRDefault="00333EED" w:rsidP="00BB4A8F">
      <w:pPr>
        <w:bidi/>
        <w:spacing w:after="0"/>
        <w:ind w:right="-540"/>
        <w:contextualSpacing/>
        <w:rPr>
          <w:rFonts w:ascii="Times New Roman" w:hAnsi="Times New Roman" w:cs="B Nazanin"/>
          <w:b/>
          <w:color w:val="7030A0"/>
          <w:sz w:val="28"/>
          <w:szCs w:val="28"/>
          <w:u w:val="single"/>
          <w:rtl/>
          <w:lang w:bidi="fa-IR"/>
        </w:rPr>
      </w:pPr>
    </w:p>
    <w:p w14:paraId="7BBF18B2" w14:textId="0B86B60F" w:rsidR="00687590" w:rsidRDefault="009B18FE" w:rsidP="00BB4A8F">
      <w:pPr>
        <w:bidi/>
        <w:spacing w:after="0"/>
        <w:ind w:right="-540"/>
        <w:contextualSpacing/>
        <w:rPr>
          <w:rFonts w:ascii="Times New Roman" w:hAnsi="Times New Roman" w:cs="B Nazanin"/>
          <w:b/>
          <w:color w:val="7030A0"/>
          <w:sz w:val="28"/>
          <w:szCs w:val="28"/>
          <w:lang w:bidi="fa-IR"/>
        </w:rPr>
      </w:pPr>
      <w:commentRangeStart w:id="141"/>
      <w:r>
        <w:rPr>
          <w:rFonts w:ascii="Times New Roman" w:hAnsi="Times New Roman" w:cs="B Nazanin"/>
          <w:b/>
          <w:color w:val="7030A0"/>
          <w:sz w:val="28"/>
          <w:szCs w:val="28"/>
          <w:rtl/>
          <w:lang w:bidi="fa-IR"/>
        </w:rPr>
        <w:t xml:space="preserve">شرکای کلیدی </w:t>
      </w:r>
      <w:r w:rsidR="00846292">
        <w:rPr>
          <w:rFonts w:ascii="Times New Roman" w:hAnsi="Times New Roman" w:cs="B Nazanin"/>
          <w:b/>
          <w:color w:val="7030A0"/>
          <w:sz w:val="28"/>
          <w:szCs w:val="28"/>
          <w:rtl/>
          <w:lang w:bidi="fa-IR"/>
        </w:rPr>
        <w:t>ب</w:t>
      </w:r>
      <w:r w:rsidR="00DE116D">
        <w:rPr>
          <w:rFonts w:ascii="Times New Roman" w:hAnsi="Times New Roman" w:cs="B Nazanin"/>
          <w:b/>
          <w:color w:val="7030A0"/>
          <w:sz w:val="28"/>
          <w:szCs w:val="28"/>
          <w:rtl/>
          <w:lang w:bidi="fa-IR"/>
        </w:rPr>
        <w:t>ا</w:t>
      </w:r>
      <w:r w:rsidR="00846292">
        <w:rPr>
          <w:rFonts w:ascii="Times New Roman" w:hAnsi="Times New Roman" w:cs="B Nazanin"/>
          <w:b/>
          <w:color w:val="7030A0"/>
          <w:sz w:val="28"/>
          <w:szCs w:val="28"/>
          <w:rtl/>
          <w:lang w:bidi="fa-IR"/>
        </w:rPr>
        <w:t>لقوه در تولید و توزیع این محصول/خدمت چه کسانی هستند؟</w:t>
      </w:r>
      <w:commentRangeEnd w:id="141"/>
      <w:r w:rsidR="00B00F7A">
        <w:rPr>
          <w:rStyle w:val="CommentReference"/>
          <w:rFonts w:ascii="Garamond" w:eastAsia="Times New Roman" w:hAnsi="Garamond" w:cs="Times New Roman"/>
          <w:rtl/>
          <w:lang w:val="x-none" w:eastAsia="x-none" w:bidi="fa-IR"/>
        </w:rPr>
        <w:commentReference w:id="141"/>
      </w:r>
    </w:p>
    <w:p w14:paraId="6D23555B" w14:textId="77777777" w:rsidR="00333EED" w:rsidRDefault="00333EED" w:rsidP="00BB4A8F">
      <w:pPr>
        <w:bidi/>
        <w:spacing w:after="0"/>
        <w:ind w:right="-540"/>
        <w:contextualSpacing/>
        <w:rPr>
          <w:rFonts w:ascii="Times New Roman" w:hAnsi="Times New Roman" w:cs="B Nazanin"/>
          <w:b/>
          <w:color w:val="7030A0"/>
          <w:sz w:val="28"/>
          <w:szCs w:val="28"/>
          <w:u w:val="single"/>
          <w:rtl/>
          <w:lang w:bidi="fa-IR"/>
        </w:rPr>
      </w:pPr>
    </w:p>
    <w:p w14:paraId="7F8E6516" w14:textId="77777777" w:rsidR="00333EED" w:rsidRDefault="00333EED" w:rsidP="00BB4A8F">
      <w:pPr>
        <w:bidi/>
        <w:spacing w:after="0"/>
        <w:ind w:right="-540"/>
        <w:contextualSpacing/>
        <w:rPr>
          <w:rFonts w:ascii="Times New Roman" w:hAnsi="Times New Roman" w:cs="B Nazanin"/>
          <w:b/>
          <w:color w:val="7030A0"/>
          <w:sz w:val="28"/>
          <w:szCs w:val="28"/>
          <w:u w:val="single"/>
          <w:rtl/>
          <w:lang w:bidi="fa-IR"/>
        </w:rPr>
      </w:pPr>
    </w:p>
    <w:p w14:paraId="14C905E4" w14:textId="77777777" w:rsidR="00333EED" w:rsidRDefault="00333EED" w:rsidP="00BB4A8F">
      <w:pPr>
        <w:bidi/>
        <w:spacing w:after="0"/>
        <w:ind w:right="-540"/>
        <w:contextualSpacing/>
        <w:rPr>
          <w:rFonts w:ascii="Times New Roman" w:hAnsi="Times New Roman" w:cs="B Nazanin"/>
          <w:b/>
          <w:color w:val="7030A0"/>
          <w:sz w:val="28"/>
          <w:szCs w:val="28"/>
          <w:u w:val="single"/>
          <w:rtl/>
          <w:lang w:bidi="fa-IR"/>
        </w:rPr>
      </w:pPr>
    </w:p>
    <w:p w14:paraId="497B4ED5" w14:textId="77777777" w:rsidR="00583637" w:rsidRDefault="009B18FE" w:rsidP="00BB4A8F">
      <w:pPr>
        <w:bidi/>
        <w:spacing w:after="0"/>
        <w:ind w:right="-540"/>
        <w:contextualSpacing/>
        <w:rPr>
          <w:rFonts w:ascii="Times New Roman" w:hAnsi="Times New Roman" w:cs="B Nazanin"/>
          <w:b/>
          <w:color w:val="7030A0"/>
          <w:sz w:val="28"/>
          <w:szCs w:val="28"/>
          <w:rtl/>
          <w:lang w:bidi="fa-IR"/>
        </w:rPr>
      </w:pPr>
      <w:r>
        <w:rPr>
          <w:rFonts w:ascii="Times New Roman" w:hAnsi="Times New Roman" w:cs="B Nazanin"/>
          <w:b/>
          <w:color w:val="7030A0"/>
          <w:sz w:val="28"/>
          <w:szCs w:val="28"/>
          <w:rtl/>
          <w:lang w:bidi="fa-IR"/>
        </w:rPr>
        <w:t xml:space="preserve">جریان </w:t>
      </w:r>
      <w:r w:rsidR="00B017FE">
        <w:rPr>
          <w:rFonts w:ascii="Times New Roman" w:hAnsi="Times New Roman" w:cs="B Nazanin"/>
          <w:b/>
          <w:color w:val="7030A0"/>
          <w:sz w:val="28"/>
          <w:szCs w:val="28"/>
          <w:rtl/>
          <w:lang w:bidi="fa-IR"/>
        </w:rPr>
        <w:t xml:space="preserve">های </w:t>
      </w:r>
      <w:r>
        <w:rPr>
          <w:rFonts w:ascii="Times New Roman" w:hAnsi="Times New Roman" w:cs="B Nazanin"/>
          <w:b/>
          <w:color w:val="7030A0"/>
          <w:sz w:val="28"/>
          <w:szCs w:val="28"/>
          <w:rtl/>
          <w:lang w:bidi="fa-IR"/>
        </w:rPr>
        <w:t>در</w:t>
      </w:r>
      <w:r w:rsidR="00333EED">
        <w:rPr>
          <w:rFonts w:ascii="Times New Roman" w:hAnsi="Times New Roman" w:cs="B Nazanin"/>
          <w:b/>
          <w:color w:val="7030A0"/>
          <w:sz w:val="28"/>
          <w:szCs w:val="28"/>
          <w:rtl/>
          <w:lang w:bidi="fa-IR"/>
        </w:rPr>
        <w:t>آ</w:t>
      </w:r>
      <w:r>
        <w:rPr>
          <w:rFonts w:ascii="Times New Roman" w:hAnsi="Times New Roman" w:cs="B Nazanin"/>
          <w:b/>
          <w:color w:val="7030A0"/>
          <w:sz w:val="28"/>
          <w:szCs w:val="28"/>
          <w:rtl/>
          <w:lang w:bidi="fa-IR"/>
        </w:rPr>
        <w:t>مد</w:t>
      </w:r>
      <w:r w:rsidR="00B017FE">
        <w:rPr>
          <w:rFonts w:ascii="Times New Roman" w:hAnsi="Times New Roman" w:cs="B Nazanin"/>
          <w:b/>
          <w:color w:val="7030A0"/>
          <w:sz w:val="28"/>
          <w:szCs w:val="28"/>
          <w:rtl/>
          <w:lang w:bidi="fa-IR"/>
        </w:rPr>
        <w:t xml:space="preserve">ی </w:t>
      </w:r>
      <w:r w:rsidR="00846292">
        <w:rPr>
          <w:rFonts w:ascii="Times New Roman" w:hAnsi="Times New Roman" w:cs="B Nazanin"/>
          <w:b/>
          <w:color w:val="7030A0"/>
          <w:sz w:val="28"/>
          <w:szCs w:val="28"/>
          <w:rtl/>
          <w:lang w:bidi="fa-IR"/>
        </w:rPr>
        <w:t>مربوط به این محصول/خدمت چیست؟</w:t>
      </w:r>
      <w:r w:rsidR="00DE116D">
        <w:rPr>
          <w:rFonts w:ascii="Times New Roman" w:hAnsi="Times New Roman" w:cs="B Nazanin"/>
          <w:b/>
          <w:color w:val="7030A0"/>
          <w:sz w:val="28"/>
          <w:szCs w:val="28"/>
          <w:rtl/>
          <w:lang w:bidi="fa-IR"/>
        </w:rPr>
        <w:t xml:space="preserve"> </w:t>
      </w:r>
    </w:p>
    <w:p w14:paraId="0C163E0F" w14:textId="77777777" w:rsidR="00583637" w:rsidRDefault="00DE116D" w:rsidP="00583637">
      <w:pPr>
        <w:bidi/>
        <w:spacing w:after="0"/>
        <w:ind w:right="-540"/>
        <w:contextualSpacing/>
        <w:rPr>
          <w:rFonts w:ascii="Times New Roman" w:hAnsi="Times New Roman" w:cs="B Nazanin"/>
          <w:b/>
          <w:sz w:val="28"/>
          <w:szCs w:val="28"/>
          <w:rtl/>
          <w:lang w:bidi="fa-IR"/>
        </w:rPr>
      </w:pPr>
      <w:r>
        <w:rPr>
          <w:rFonts w:ascii="Times New Roman" w:hAnsi="Times New Roman" w:cs="B Nazanin"/>
          <w:b/>
          <w:sz w:val="28"/>
          <w:szCs w:val="28"/>
          <w:rtl/>
          <w:lang w:bidi="fa-IR"/>
        </w:rPr>
        <w:t>خرید اشتراک ماهانه</w:t>
      </w:r>
    </w:p>
    <w:p w14:paraId="75CA8100" w14:textId="77777777" w:rsidR="00583637" w:rsidRDefault="00DE116D" w:rsidP="00583637">
      <w:pPr>
        <w:bidi/>
        <w:spacing w:after="0"/>
        <w:ind w:right="-540"/>
        <w:contextualSpacing/>
        <w:rPr>
          <w:rFonts w:ascii="Times New Roman" w:hAnsi="Times New Roman" w:cs="B Nazanin"/>
          <w:b/>
          <w:sz w:val="28"/>
          <w:szCs w:val="28"/>
          <w:rtl/>
          <w:lang w:bidi="fa-IR"/>
        </w:rPr>
      </w:pPr>
      <w:r>
        <w:rPr>
          <w:rFonts w:ascii="Times New Roman" w:hAnsi="Times New Roman" w:cs="B Nazanin"/>
          <w:b/>
          <w:sz w:val="28"/>
          <w:szCs w:val="28"/>
          <w:rtl/>
          <w:lang w:bidi="fa-IR"/>
        </w:rPr>
        <w:t>فروش دوره های آموزشی</w:t>
      </w:r>
    </w:p>
    <w:p w14:paraId="7EF3A9E8" w14:textId="5E40C4CB" w:rsidR="00687590" w:rsidRDefault="00DE116D" w:rsidP="00583637">
      <w:pPr>
        <w:bidi/>
        <w:spacing w:after="0"/>
        <w:ind w:right="-540"/>
        <w:contextualSpacing/>
        <w:rPr>
          <w:rFonts w:ascii="Times New Roman" w:hAnsi="Times New Roman" w:cs="B Nazanin"/>
          <w:b/>
          <w:color w:val="7030A0"/>
          <w:sz w:val="28"/>
          <w:szCs w:val="28"/>
          <w:lang w:bidi="fa-IR"/>
        </w:rPr>
      </w:pPr>
      <w:r>
        <w:rPr>
          <w:rFonts w:ascii="Times New Roman" w:hAnsi="Times New Roman" w:cs="B Nazanin"/>
          <w:b/>
          <w:sz w:val="28"/>
          <w:szCs w:val="28"/>
          <w:rtl/>
          <w:lang w:bidi="fa-IR"/>
        </w:rPr>
        <w:lastRenderedPageBreak/>
        <w:t>خرید نسخه الکترونیکی رفرنس‌های موجود در اپلیکیشن</w:t>
      </w:r>
    </w:p>
    <w:p w14:paraId="64CA1E51" w14:textId="77777777" w:rsidR="00774003" w:rsidRDefault="00774003" w:rsidP="00BB4A8F">
      <w:pPr>
        <w:pStyle w:val="ListParagraph"/>
        <w:bidi/>
        <w:spacing w:after="0"/>
        <w:ind w:left="1440" w:right="-540"/>
        <w:rPr>
          <w:rFonts w:ascii="Times New Roman" w:hAnsi="Times New Roman" w:cs="B Nazanin"/>
          <w:b/>
          <w:color w:val="7030A0"/>
          <w:sz w:val="28"/>
          <w:szCs w:val="28"/>
        </w:rPr>
      </w:pPr>
    </w:p>
    <w:p w14:paraId="38F9FF24" w14:textId="77777777" w:rsidR="00774003" w:rsidRDefault="00774003" w:rsidP="00BB4A8F">
      <w:pPr>
        <w:bidi/>
        <w:spacing w:after="0"/>
        <w:jc w:val="both"/>
        <w:rPr>
          <w:rFonts w:ascii="Times New Roman" w:hAnsi="Times New Roman" w:cs="B Nazanin"/>
          <w:b/>
          <w:color w:val="7030A0"/>
          <w:sz w:val="28"/>
          <w:szCs w:val="28"/>
          <w:u w:val="single"/>
          <w:rtl/>
        </w:rPr>
      </w:pPr>
    </w:p>
    <w:p w14:paraId="30DF1098" w14:textId="74C3D45C" w:rsidR="00E0136D" w:rsidRDefault="009B18FE" w:rsidP="00583637">
      <w:pPr>
        <w:keepNext/>
        <w:bidi/>
        <w:spacing w:after="0"/>
        <w:outlineLvl w:val="0"/>
        <w:rPr>
          <w:rFonts w:ascii="Times New Roman" w:hAnsi="Times New Roman" w:cs="B Nazanin"/>
          <w:b/>
          <w:color w:val="7030A0"/>
          <w:sz w:val="28"/>
          <w:szCs w:val="28"/>
          <w:u w:val="single"/>
          <w:rtl/>
        </w:rPr>
      </w:pPr>
      <w:r>
        <w:rPr>
          <w:rFonts w:ascii="Times New Roman" w:hAnsi="Times New Roman" w:cs="B Nazanin"/>
          <w:b/>
          <w:color w:val="7030A0"/>
          <w:sz w:val="28"/>
          <w:szCs w:val="28"/>
          <w:u w:val="single"/>
          <w:rtl/>
        </w:rPr>
        <w:t>دستاوردهای اجرای طرح</w:t>
      </w:r>
      <w:r w:rsidR="004B4982">
        <w:rPr>
          <w:rFonts w:ascii="Times New Roman" w:hAnsi="Times New Roman" w:cs="B Nazanin"/>
          <w:b/>
          <w:color w:val="7030A0"/>
          <w:sz w:val="28"/>
          <w:szCs w:val="28"/>
          <w:u w:val="single"/>
          <w:rtl/>
        </w:rPr>
        <w:t xml:space="preserve"> چیست؟</w:t>
      </w:r>
      <w:r w:rsidR="00E0136D">
        <w:rPr>
          <w:rFonts w:ascii="Times New Roman" w:hAnsi="Times New Roman" w:cs="B Nazanin"/>
          <w:b/>
          <w:color w:val="7030A0"/>
          <w:sz w:val="28"/>
          <w:szCs w:val="28"/>
          <w:rtl/>
        </w:rPr>
        <w:t xml:space="preserve"> (بیش از یک گزینه را می</w:t>
      </w:r>
      <w:r w:rsidR="00E0136D">
        <w:rPr>
          <w:rFonts w:ascii="Times New Roman" w:hAnsi="Times New Roman" w:cs="B Nazanin"/>
          <w:b/>
          <w:color w:val="7030A0"/>
          <w:sz w:val="28"/>
          <w:szCs w:val="28"/>
          <w:rtl/>
        </w:rPr>
        <w:softHyphen/>
        <w:t>توانید مشخص نمائید.)</w:t>
      </w:r>
    </w:p>
    <w:tbl>
      <w:tblPr>
        <w:bidiVisual/>
        <w:tblW w:w="0" w:type="auto"/>
        <w:tblInd w:w="464" w:type="dxa"/>
        <w:tblLook w:val="04A0" w:firstRow="1" w:lastRow="0" w:firstColumn="1" w:lastColumn="0" w:noHBand="0" w:noVBand="1"/>
      </w:tblPr>
      <w:tblGrid>
        <w:gridCol w:w="3628"/>
        <w:gridCol w:w="3188"/>
        <w:gridCol w:w="2358"/>
      </w:tblGrid>
      <w:tr w:rsidR="00292578" w14:paraId="615F9337" w14:textId="77777777" w:rsidTr="00E713BF">
        <w:tc>
          <w:tcPr>
            <w:tcW w:w="3685" w:type="dxa"/>
            <w:shd w:val="clear" w:color="auto" w:fill="auto"/>
          </w:tcPr>
          <w:p w14:paraId="788C575B" w14:textId="77777777" w:rsidR="00E0136D" w:rsidRDefault="009B18FE" w:rsidP="00BB4A8F">
            <w:pPr>
              <w:bidi/>
              <w:spacing w:before="120" w:after="120"/>
              <w:jc w:val="lowKashida"/>
              <w:rPr>
                <w:rFonts w:ascii="Times New Roman" w:hAnsi="Times New Roman" w:cs="B Nazanin"/>
                <w:b/>
                <w:color w:val="7030A0"/>
                <w:sz w:val="28"/>
                <w:szCs w:val="28"/>
                <w:rtl/>
              </w:rPr>
            </w:pPr>
            <w:r>
              <w:rPr>
                <w:rFonts w:ascii="Times New Roman" w:hAnsi="Times New Roman" w:cs="B Nazanin"/>
                <w:b/>
                <w:color w:val="7030A0"/>
                <w:sz w:val="28"/>
                <w:szCs w:val="28"/>
              </w:rPr>
              <w:sym w:font="Wingdings" w:char="F072"/>
            </w:r>
            <w:r>
              <w:rPr>
                <w:rFonts w:ascii="Times New Roman" w:hAnsi="Times New Roman" w:cs="B Nazanin"/>
                <w:b/>
                <w:color w:val="7030A0"/>
                <w:sz w:val="28"/>
                <w:szCs w:val="28"/>
                <w:rtl/>
              </w:rPr>
              <w:t xml:space="preserve"> دستیابی به نمونه اولیه</w:t>
            </w:r>
          </w:p>
        </w:tc>
        <w:tc>
          <w:tcPr>
            <w:tcW w:w="3252" w:type="dxa"/>
            <w:shd w:val="clear" w:color="auto" w:fill="auto"/>
          </w:tcPr>
          <w:p w14:paraId="3B002A7B" w14:textId="77777777" w:rsidR="00E0136D" w:rsidRDefault="009B18FE" w:rsidP="00BB4A8F">
            <w:pPr>
              <w:bidi/>
              <w:spacing w:before="120" w:after="120"/>
              <w:jc w:val="lowKashida"/>
              <w:rPr>
                <w:rFonts w:ascii="Times New Roman" w:hAnsi="Times New Roman" w:cs="B Nazanin"/>
                <w:b/>
                <w:color w:val="7030A0"/>
                <w:sz w:val="28"/>
                <w:szCs w:val="28"/>
                <w:rtl/>
              </w:rPr>
            </w:pPr>
            <w:r>
              <w:rPr>
                <w:rFonts w:ascii="Times New Roman" w:hAnsi="Times New Roman" w:cs="B Nazanin"/>
                <w:b/>
                <w:color w:val="7030A0"/>
                <w:sz w:val="28"/>
                <w:szCs w:val="28"/>
              </w:rPr>
              <w:sym w:font="Wingdings" w:char="F072"/>
            </w:r>
            <w:r>
              <w:rPr>
                <w:rFonts w:ascii="Times New Roman" w:hAnsi="Times New Roman" w:cs="B Nazanin"/>
                <w:b/>
                <w:color w:val="7030A0"/>
                <w:sz w:val="28"/>
                <w:szCs w:val="28"/>
                <w:rtl/>
              </w:rPr>
              <w:t xml:space="preserve"> تولید نمونه آماده تجاری</w:t>
            </w:r>
            <w:r>
              <w:rPr>
                <w:rFonts w:ascii="Times New Roman" w:hAnsi="Times New Roman" w:cs="B Nazanin"/>
                <w:b/>
                <w:color w:val="7030A0"/>
                <w:sz w:val="28"/>
                <w:szCs w:val="28"/>
                <w:rtl/>
              </w:rPr>
              <w:softHyphen/>
              <w:t>سازی</w:t>
            </w:r>
          </w:p>
        </w:tc>
        <w:tc>
          <w:tcPr>
            <w:tcW w:w="2416" w:type="dxa"/>
            <w:shd w:val="clear" w:color="auto" w:fill="auto"/>
          </w:tcPr>
          <w:p w14:paraId="106A843B" w14:textId="77777777" w:rsidR="00E0136D" w:rsidRDefault="00E0136D" w:rsidP="00BB4A8F">
            <w:pPr>
              <w:bidi/>
              <w:spacing w:before="120" w:after="120"/>
              <w:jc w:val="lowKashida"/>
              <w:rPr>
                <w:rFonts w:ascii="Times New Roman" w:hAnsi="Times New Roman" w:cs="B Nazanin"/>
                <w:b/>
                <w:color w:val="7030A0"/>
                <w:sz w:val="28"/>
                <w:szCs w:val="28"/>
                <w:rtl/>
                <w:lang w:bidi="fa-IR"/>
              </w:rPr>
            </w:pPr>
          </w:p>
        </w:tc>
      </w:tr>
      <w:tr w:rsidR="00514297" w14:paraId="2B4826DC" w14:textId="77777777" w:rsidTr="00E713BF">
        <w:tc>
          <w:tcPr>
            <w:tcW w:w="3685" w:type="dxa"/>
            <w:shd w:val="clear" w:color="auto" w:fill="auto"/>
          </w:tcPr>
          <w:p w14:paraId="2A9F7F45" w14:textId="6E6058BD" w:rsidR="00E0136D" w:rsidRDefault="00B00F7A" w:rsidP="00B00F7A">
            <w:pPr>
              <w:bidi/>
              <w:spacing w:before="120" w:after="120"/>
              <w:jc w:val="lowKashida"/>
              <w:rPr>
                <w:rFonts w:ascii="Times New Roman" w:hAnsi="Times New Roman" w:cs="B Nazanin"/>
                <w:b/>
                <w:sz w:val="28"/>
                <w:szCs w:val="28"/>
                <w:rtl/>
              </w:rPr>
            </w:pPr>
            <w:ins w:id="142" w:author="مسعود رضائی" w:date="2024-07-31T11:00:00Z">
              <w:r>
                <w:rPr>
                  <w:rFonts w:ascii="Times New Roman" w:hAnsi="Times New Roman" w:cs="B Nazanin"/>
                  <w:b/>
                  <w:sz w:val="28"/>
                  <w:szCs w:val="28"/>
                </w:rPr>
                <w:sym w:font="Wingdings" w:char="F075"/>
              </w:r>
            </w:ins>
            <w:del w:id="143" w:author="مسعود رضائی" w:date="2024-07-31T11:00:00Z">
              <w:r w:rsidR="009B18FE" w:rsidDel="00B00F7A">
                <w:rPr>
                  <w:rFonts w:ascii="Times New Roman" w:hAnsi="Times New Roman" w:cs="B Nazanin"/>
                  <w:b/>
                  <w:sz w:val="28"/>
                  <w:szCs w:val="28"/>
                </w:rPr>
                <w:sym w:font="Wingdings" w:char="F072"/>
              </w:r>
            </w:del>
            <w:r w:rsidR="009B18FE">
              <w:rPr>
                <w:rFonts w:ascii="Times New Roman" w:hAnsi="Times New Roman" w:cs="B Nazanin"/>
                <w:b/>
                <w:sz w:val="28"/>
                <w:szCs w:val="28"/>
                <w:rtl/>
              </w:rPr>
              <w:t xml:space="preserve"> تولید و فروش فناوری/محصول</w:t>
            </w:r>
          </w:p>
          <w:p w14:paraId="43E24F2F" w14:textId="77777777" w:rsidR="00E0136D" w:rsidRDefault="009B18FE" w:rsidP="00BB4A8F">
            <w:pPr>
              <w:bidi/>
              <w:spacing w:before="120" w:after="120"/>
              <w:jc w:val="lowKashida"/>
              <w:rPr>
                <w:rFonts w:ascii="Times New Roman" w:hAnsi="Times New Roman" w:cs="B Nazanin"/>
                <w:b/>
                <w:color w:val="7030A0"/>
                <w:sz w:val="28"/>
                <w:szCs w:val="28"/>
                <w:rtl/>
              </w:rPr>
            </w:pPr>
            <w:r>
              <w:rPr>
                <w:rFonts w:ascii="Times New Roman" w:hAnsi="Times New Roman" w:cs="B Nazanin"/>
                <w:b/>
                <w:color w:val="7030A0"/>
                <w:sz w:val="28"/>
                <w:szCs w:val="28"/>
              </w:rPr>
              <w:sym w:font="Wingdings" w:char="F072"/>
            </w:r>
            <w:r>
              <w:rPr>
                <w:rFonts w:ascii="Times New Roman" w:hAnsi="Times New Roman" w:cs="B Nazanin"/>
                <w:b/>
                <w:color w:val="7030A0"/>
                <w:sz w:val="28"/>
                <w:szCs w:val="28"/>
                <w:rtl/>
              </w:rPr>
              <w:t xml:space="preserve"> ثبت اختراع </w:t>
            </w:r>
          </w:p>
        </w:tc>
        <w:tc>
          <w:tcPr>
            <w:tcW w:w="3252" w:type="dxa"/>
            <w:shd w:val="clear" w:color="auto" w:fill="auto"/>
          </w:tcPr>
          <w:p w14:paraId="5C04A519" w14:textId="09708649" w:rsidR="00E0136D" w:rsidRDefault="00B00F7A" w:rsidP="00BB4A8F">
            <w:pPr>
              <w:bidi/>
              <w:spacing w:before="120" w:after="120"/>
              <w:jc w:val="lowKashida"/>
              <w:rPr>
                <w:rFonts w:ascii="Times New Roman" w:hAnsi="Times New Roman" w:cs="B Nazanin"/>
                <w:b/>
                <w:sz w:val="28"/>
                <w:szCs w:val="28"/>
                <w:rtl/>
                <w:lang w:bidi="fa-IR"/>
              </w:rPr>
            </w:pPr>
            <w:ins w:id="144" w:author="مسعود رضائی" w:date="2024-07-31T11:01:00Z">
              <w:r>
                <w:rPr>
                  <w:rFonts w:ascii="Times New Roman" w:hAnsi="Times New Roman" w:cs="B Nazanin"/>
                  <w:b/>
                  <w:sz w:val="28"/>
                  <w:szCs w:val="28"/>
                </w:rPr>
                <w:sym w:font="Wingdings" w:char="F075"/>
              </w:r>
            </w:ins>
            <w:del w:id="145" w:author="مسعود رضائی" w:date="2024-07-31T11:01:00Z">
              <w:r w:rsidR="009B18FE" w:rsidDel="00B00F7A">
                <w:rPr>
                  <w:rFonts w:ascii="Times New Roman" w:hAnsi="Times New Roman" w:cs="B Nazanin"/>
                  <w:b/>
                  <w:sz w:val="28"/>
                  <w:szCs w:val="28"/>
                </w:rPr>
                <w:sym w:font="Wingdings" w:char="F072"/>
              </w:r>
            </w:del>
            <w:r w:rsidR="009B18FE">
              <w:rPr>
                <w:rFonts w:ascii="Times New Roman" w:hAnsi="Times New Roman" w:cs="B Nazanin"/>
                <w:b/>
                <w:sz w:val="28"/>
                <w:szCs w:val="28"/>
                <w:rtl/>
              </w:rPr>
              <w:t xml:space="preserve"> توانایی ارائه خدمات</w:t>
            </w:r>
          </w:p>
          <w:p w14:paraId="393EA6EB" w14:textId="77777777" w:rsidR="00E0136D" w:rsidRDefault="009B18FE" w:rsidP="00BB4A8F">
            <w:pPr>
              <w:bidi/>
              <w:spacing w:before="120" w:after="120"/>
              <w:jc w:val="lowKashida"/>
              <w:rPr>
                <w:rFonts w:ascii="Times New Roman" w:hAnsi="Times New Roman" w:cs="B Nazanin"/>
                <w:b/>
                <w:color w:val="7030A0"/>
                <w:sz w:val="28"/>
                <w:szCs w:val="28"/>
                <w:rtl/>
                <w:lang w:bidi="fa-IR"/>
              </w:rPr>
            </w:pPr>
            <w:r>
              <w:rPr>
                <w:rFonts w:ascii="Times New Roman" w:hAnsi="Times New Roman" w:cs="B Nazanin"/>
                <w:b/>
                <w:color w:val="7030A0"/>
                <w:sz w:val="28"/>
                <w:szCs w:val="28"/>
              </w:rPr>
              <w:sym w:font="Wingdings" w:char="F072"/>
            </w:r>
            <w:r>
              <w:rPr>
                <w:rFonts w:ascii="Times New Roman" w:hAnsi="Times New Roman" w:cs="B Nazanin"/>
                <w:b/>
                <w:color w:val="7030A0"/>
                <w:sz w:val="28"/>
                <w:szCs w:val="28"/>
                <w:rtl/>
              </w:rPr>
              <w:t xml:space="preserve"> انتقال فناوری (تولید دانش فنی)</w:t>
            </w:r>
          </w:p>
        </w:tc>
        <w:tc>
          <w:tcPr>
            <w:tcW w:w="2416" w:type="dxa"/>
            <w:shd w:val="clear" w:color="auto" w:fill="auto"/>
          </w:tcPr>
          <w:p w14:paraId="3396625C" w14:textId="77777777" w:rsidR="00E0136D" w:rsidRDefault="00E0136D" w:rsidP="00BB4A8F">
            <w:pPr>
              <w:bidi/>
              <w:spacing w:before="120" w:after="120"/>
              <w:jc w:val="lowKashida"/>
              <w:rPr>
                <w:rFonts w:ascii="Times New Roman" w:hAnsi="Times New Roman" w:cs="B Nazanin"/>
                <w:b/>
                <w:color w:val="7030A0"/>
                <w:sz w:val="28"/>
                <w:szCs w:val="28"/>
                <w:rtl/>
              </w:rPr>
            </w:pPr>
          </w:p>
        </w:tc>
      </w:tr>
    </w:tbl>
    <w:p w14:paraId="668A1948" w14:textId="77777777" w:rsidR="00EC0BFD" w:rsidRDefault="00EC0BFD" w:rsidP="00BB4A8F">
      <w:pPr>
        <w:tabs>
          <w:tab w:val="left" w:pos="5535"/>
        </w:tabs>
        <w:bidi/>
        <w:rPr>
          <w:rFonts w:ascii="Times New Roman" w:hAnsi="Times New Roman" w:cs="B Nazanin"/>
          <w:b/>
          <w:color w:val="7030A0"/>
          <w:sz w:val="28"/>
          <w:szCs w:val="28"/>
        </w:rPr>
      </w:pPr>
    </w:p>
    <w:p w14:paraId="5AF8BC11" w14:textId="77777777" w:rsidR="00EC0BFD" w:rsidRDefault="009B18FE" w:rsidP="00BB4A8F">
      <w:pPr>
        <w:tabs>
          <w:tab w:val="left" w:pos="5535"/>
        </w:tabs>
        <w:bidi/>
        <w:rPr>
          <w:rFonts w:ascii="Times New Roman" w:hAnsi="Times New Roman" w:cs="B Nazanin"/>
          <w:b/>
          <w:color w:val="7030A0"/>
          <w:sz w:val="28"/>
          <w:szCs w:val="28"/>
          <w:rtl/>
        </w:rPr>
      </w:pPr>
      <w:r>
        <w:rPr>
          <w:rFonts w:ascii="Times New Roman" w:hAnsi="Times New Roman" w:cs="B Nazanin"/>
          <w:b/>
          <w:color w:val="7030A0"/>
          <w:sz w:val="28"/>
          <w:szCs w:val="28"/>
          <w:rtl/>
        </w:rPr>
        <w:t>2- هدف کلی طرح:</w:t>
      </w:r>
    </w:p>
    <w:p w14:paraId="0E3A059C" w14:textId="5A6495D4" w:rsidR="006962F7" w:rsidRDefault="004C0FCE" w:rsidP="00BB4A8F">
      <w:pPr>
        <w:tabs>
          <w:tab w:val="left" w:pos="5535"/>
        </w:tabs>
        <w:bidi/>
        <w:rPr>
          <w:rFonts w:ascii="Times New Roman" w:hAnsi="Times New Roman" w:cs="B Nazanin"/>
          <w:b/>
          <w:sz w:val="28"/>
          <w:szCs w:val="28"/>
          <w:rtl/>
        </w:rPr>
      </w:pPr>
      <w:r>
        <w:rPr>
          <w:rFonts w:ascii="Times New Roman" w:hAnsi="Times New Roman" w:cs="B Nazanin"/>
          <w:b/>
          <w:sz w:val="28"/>
          <w:szCs w:val="28"/>
          <w:rtl/>
        </w:rPr>
        <w:t>طراحی نرم افزار پرستاری مبتنی بر گوشی هوشمند</w:t>
      </w:r>
    </w:p>
    <w:p w14:paraId="62F5E8E4" w14:textId="77777777" w:rsidR="006962F7" w:rsidRDefault="006962F7" w:rsidP="00BB4A8F">
      <w:pPr>
        <w:tabs>
          <w:tab w:val="left" w:pos="5535"/>
        </w:tabs>
        <w:bidi/>
        <w:rPr>
          <w:rFonts w:ascii="Times New Roman" w:hAnsi="Times New Roman" w:cs="B Nazanin"/>
          <w:b/>
          <w:color w:val="7030A0"/>
          <w:sz w:val="28"/>
          <w:szCs w:val="28"/>
        </w:rPr>
      </w:pPr>
    </w:p>
    <w:p w14:paraId="0EF46E03" w14:textId="77777777" w:rsidR="00774003" w:rsidRDefault="00EC0BFD" w:rsidP="00BB4A8F">
      <w:pPr>
        <w:tabs>
          <w:tab w:val="left" w:pos="5535"/>
        </w:tabs>
        <w:bidi/>
        <w:rPr>
          <w:ins w:id="146" w:author="مسعود رضائی" w:date="2024-07-31T11:01:00Z"/>
          <w:rFonts w:ascii="Times New Roman" w:hAnsi="Times New Roman" w:cs="B Nazanin"/>
          <w:b/>
          <w:color w:val="7030A0"/>
          <w:sz w:val="28"/>
          <w:szCs w:val="28"/>
          <w:rtl/>
        </w:rPr>
      </w:pPr>
      <w:r>
        <w:rPr>
          <w:rFonts w:ascii="Times New Roman" w:hAnsi="Times New Roman" w:cs="B Nazanin"/>
          <w:b/>
          <w:color w:val="7030A0"/>
          <w:sz w:val="28"/>
          <w:szCs w:val="28"/>
          <w:rtl/>
        </w:rPr>
        <w:t>3</w:t>
      </w:r>
      <w:commentRangeStart w:id="147"/>
      <w:r>
        <w:rPr>
          <w:rFonts w:ascii="Times New Roman" w:hAnsi="Times New Roman" w:cs="B Nazanin"/>
          <w:b/>
          <w:color w:val="7030A0"/>
          <w:sz w:val="28"/>
          <w:szCs w:val="28"/>
          <w:rtl/>
        </w:rPr>
        <w:t>- اهداف اختصاصی :</w:t>
      </w:r>
      <w:commentRangeEnd w:id="147"/>
      <w:r w:rsidR="00392BAA">
        <w:rPr>
          <w:rStyle w:val="CommentReference"/>
          <w:rFonts w:ascii="Garamond" w:eastAsia="Times New Roman" w:hAnsi="Garamond" w:cs="Times New Roman"/>
          <w:rtl/>
          <w:lang w:val="x-none" w:eastAsia="x-none" w:bidi="fa-IR"/>
        </w:rPr>
        <w:commentReference w:id="147"/>
      </w:r>
    </w:p>
    <w:p w14:paraId="3CDC4170" w14:textId="77777777" w:rsidR="00B00F7A" w:rsidRDefault="00B00F7A" w:rsidP="00311F57">
      <w:pPr>
        <w:tabs>
          <w:tab w:val="left" w:pos="5535"/>
        </w:tabs>
        <w:bidi/>
        <w:rPr>
          <w:rFonts w:ascii="Times New Roman" w:hAnsi="Times New Roman" w:cs="B Nazanin"/>
          <w:b/>
          <w:color w:val="7030A0"/>
          <w:sz w:val="28"/>
          <w:szCs w:val="28"/>
        </w:rPr>
      </w:pPr>
    </w:p>
    <w:p w14:paraId="6C6CDD14" w14:textId="77777777" w:rsidR="00BB4A8F" w:rsidRDefault="00BB4A8F" w:rsidP="00BB4A8F">
      <w:pPr>
        <w:tabs>
          <w:tab w:val="left" w:pos="5535"/>
        </w:tabs>
        <w:bidi/>
        <w:rPr>
          <w:rFonts w:ascii="Times New Roman" w:hAnsi="Times New Roman" w:cs="B Nazanin"/>
          <w:b/>
          <w:color w:val="7030A0"/>
          <w:sz w:val="28"/>
          <w:szCs w:val="28"/>
          <w:rtl/>
        </w:rPr>
      </w:pPr>
    </w:p>
    <w:p w14:paraId="6D70BD2B" w14:textId="77777777" w:rsidR="00B17835" w:rsidRDefault="009B18FE" w:rsidP="00BB4A8F">
      <w:pPr>
        <w:tabs>
          <w:tab w:val="left" w:pos="5535"/>
        </w:tabs>
        <w:bidi/>
        <w:rPr>
          <w:rFonts w:ascii="Times New Roman" w:hAnsi="Times New Roman" w:cs="B Nazanin"/>
          <w:b/>
          <w:color w:val="7030A0"/>
          <w:sz w:val="28"/>
          <w:szCs w:val="28"/>
          <w:rtl/>
        </w:rPr>
      </w:pPr>
      <w:r>
        <w:rPr>
          <w:rFonts w:ascii="Times New Roman" w:hAnsi="Times New Roman" w:cs="B Nazanin"/>
          <w:b/>
          <w:color w:val="7030A0"/>
          <w:sz w:val="28"/>
          <w:szCs w:val="28"/>
          <w:rtl/>
        </w:rPr>
        <w:t>4-</w:t>
      </w:r>
      <w:r w:rsidR="006962F7">
        <w:rPr>
          <w:rFonts w:ascii="Times New Roman" w:hAnsi="Times New Roman" w:cs="B Nazanin"/>
          <w:b/>
          <w:color w:val="7030A0"/>
          <w:sz w:val="28"/>
          <w:szCs w:val="28"/>
          <w:rtl/>
        </w:rPr>
        <w:t xml:space="preserve"> اهداف کاربردی:</w:t>
      </w:r>
    </w:p>
    <w:p w14:paraId="7F62638B" w14:textId="77777777" w:rsidR="00BB4A8F" w:rsidRDefault="00BB4A8F" w:rsidP="00BB4A8F">
      <w:pPr>
        <w:tabs>
          <w:tab w:val="left" w:pos="5535"/>
        </w:tabs>
        <w:bidi/>
        <w:rPr>
          <w:rFonts w:ascii="Times New Roman" w:hAnsi="Times New Roman" w:cs="B Nazanin"/>
          <w:b/>
          <w:sz w:val="28"/>
          <w:szCs w:val="28"/>
          <w:rtl/>
        </w:rPr>
      </w:pPr>
      <w:r>
        <w:rPr>
          <w:rFonts w:ascii="Times New Roman" w:hAnsi="Times New Roman" w:cs="B Nazanin"/>
          <w:b/>
          <w:sz w:val="28"/>
          <w:szCs w:val="28"/>
          <w:rtl/>
        </w:rPr>
        <w:t xml:space="preserve">امکان بهبود آموزش دانشجویان پرستاری </w:t>
      </w:r>
    </w:p>
    <w:p w14:paraId="7C91CFAB" w14:textId="77777777" w:rsidR="00BB4A8F" w:rsidRDefault="00BB4A8F" w:rsidP="00BB4A8F">
      <w:pPr>
        <w:tabs>
          <w:tab w:val="left" w:pos="5535"/>
        </w:tabs>
        <w:bidi/>
        <w:rPr>
          <w:rFonts w:ascii="Times New Roman" w:hAnsi="Times New Roman" w:cs="B Nazanin"/>
          <w:b/>
          <w:sz w:val="28"/>
          <w:szCs w:val="28"/>
          <w:rtl/>
        </w:rPr>
      </w:pPr>
      <w:r>
        <w:rPr>
          <w:rFonts w:ascii="Times New Roman" w:hAnsi="Times New Roman" w:cs="B Nazanin"/>
          <w:b/>
          <w:sz w:val="28"/>
          <w:szCs w:val="28"/>
          <w:rtl/>
        </w:rPr>
        <w:t xml:space="preserve">امکان تعامل بیشتر دانشجویان پرستاری در سراسر کشور </w:t>
      </w:r>
    </w:p>
    <w:p w14:paraId="00D8BCD9" w14:textId="11AE8FF4" w:rsidR="00BB4A8F" w:rsidRDefault="00BB4A8F" w:rsidP="00BB4A8F">
      <w:pPr>
        <w:tabs>
          <w:tab w:val="left" w:pos="5535"/>
        </w:tabs>
        <w:bidi/>
        <w:rPr>
          <w:rFonts w:ascii="Times New Roman" w:hAnsi="Times New Roman" w:cs="B Nazanin"/>
          <w:b/>
          <w:sz w:val="28"/>
          <w:szCs w:val="28"/>
          <w:rtl/>
        </w:rPr>
      </w:pPr>
      <w:r>
        <w:rPr>
          <w:rFonts w:ascii="Times New Roman" w:hAnsi="Times New Roman" w:cs="B Nazanin"/>
          <w:b/>
          <w:sz w:val="28"/>
          <w:szCs w:val="28"/>
          <w:rtl/>
        </w:rPr>
        <w:t xml:space="preserve">امکان تداوم آموزش </w:t>
      </w:r>
      <w:ins w:id="148" w:author="مسعود رضائی" w:date="2024-07-31T12:28:00Z">
        <w:r w:rsidR="00311F57">
          <w:rPr>
            <w:rFonts w:ascii="Times New Roman" w:hAnsi="Times New Roman" w:cs="B Nazanin" w:hint="cs"/>
            <w:b/>
            <w:sz w:val="28"/>
            <w:szCs w:val="28"/>
            <w:rtl/>
            <w:lang w:bidi="fa-IR"/>
          </w:rPr>
          <w:t xml:space="preserve"> از راه </w:t>
        </w:r>
      </w:ins>
      <w:r>
        <w:rPr>
          <w:rFonts w:ascii="Times New Roman" w:hAnsi="Times New Roman" w:cs="B Nazanin"/>
          <w:b/>
          <w:sz w:val="28"/>
          <w:szCs w:val="28"/>
          <w:rtl/>
        </w:rPr>
        <w:t>دور از محیط دانشگاه بصورت آنلاین</w:t>
      </w:r>
    </w:p>
    <w:p w14:paraId="7ED0D0AD" w14:textId="17B6B4E7" w:rsidR="006962F7" w:rsidRDefault="00BB4A8F" w:rsidP="00583637">
      <w:pPr>
        <w:tabs>
          <w:tab w:val="left" w:pos="5535"/>
        </w:tabs>
        <w:bidi/>
        <w:rPr>
          <w:ins w:id="149" w:author="مسعود رضائی" w:date="2024-07-31T12:28:00Z"/>
          <w:rFonts w:ascii="Times New Roman" w:hAnsi="Times New Roman" w:cs="B Nazanin"/>
          <w:b/>
          <w:sz w:val="28"/>
          <w:szCs w:val="28"/>
          <w:rtl/>
        </w:rPr>
      </w:pPr>
      <w:r>
        <w:rPr>
          <w:rFonts w:ascii="Times New Roman" w:hAnsi="Times New Roman" w:cs="B Nazanin"/>
          <w:b/>
          <w:sz w:val="28"/>
          <w:szCs w:val="28"/>
          <w:rtl/>
        </w:rPr>
        <w:t>امکان برکزاری آزمونهای جامع پرستاری از راه دور</w:t>
      </w:r>
    </w:p>
    <w:p w14:paraId="70D54281" w14:textId="061ED8F7" w:rsidR="00311F57" w:rsidRDefault="00311F57" w:rsidP="00311F57">
      <w:pPr>
        <w:tabs>
          <w:tab w:val="left" w:pos="5535"/>
        </w:tabs>
        <w:bidi/>
        <w:rPr>
          <w:rFonts w:ascii="Times New Roman" w:hAnsi="Times New Roman" w:cs="B Nazanin"/>
          <w:b/>
          <w:sz w:val="28"/>
          <w:szCs w:val="28"/>
          <w:rtl/>
        </w:rPr>
      </w:pPr>
      <w:ins w:id="150" w:author="مسعود رضائی" w:date="2024-07-31T12:28:00Z">
        <w:r>
          <w:rPr>
            <w:rFonts w:ascii="Times New Roman" w:hAnsi="Times New Roman" w:cs="B Nazanin" w:hint="cs"/>
            <w:b/>
            <w:sz w:val="28"/>
            <w:szCs w:val="28"/>
            <w:rtl/>
          </w:rPr>
          <w:t>امکان تعامل استاد- دانشجو در قالب تالار گفتگو</w:t>
        </w:r>
      </w:ins>
    </w:p>
    <w:p w14:paraId="2BE279AE" w14:textId="77777777" w:rsidR="00B17835" w:rsidRDefault="009B18FE" w:rsidP="00BB4A8F">
      <w:pPr>
        <w:tabs>
          <w:tab w:val="left" w:pos="5535"/>
        </w:tabs>
        <w:bidi/>
        <w:rPr>
          <w:rFonts w:ascii="Times New Roman" w:hAnsi="Times New Roman" w:cs="B Nazanin"/>
          <w:b/>
          <w:color w:val="7030A0"/>
          <w:sz w:val="28"/>
          <w:szCs w:val="28"/>
          <w:rtl/>
        </w:rPr>
      </w:pPr>
      <w:r>
        <w:rPr>
          <w:rFonts w:ascii="Times New Roman" w:hAnsi="Times New Roman" w:cs="B Nazanin"/>
          <w:b/>
          <w:color w:val="7030A0"/>
          <w:sz w:val="28"/>
          <w:szCs w:val="28"/>
          <w:rtl/>
        </w:rPr>
        <w:t xml:space="preserve">5- </w:t>
      </w:r>
      <w:r w:rsidR="006962F7">
        <w:rPr>
          <w:rFonts w:ascii="Times New Roman" w:hAnsi="Times New Roman" w:cs="B Nazanin"/>
          <w:b/>
          <w:color w:val="7030A0"/>
          <w:sz w:val="28"/>
          <w:szCs w:val="28"/>
          <w:rtl/>
        </w:rPr>
        <w:t>فرضیات یا سوال پژوهش:</w:t>
      </w:r>
    </w:p>
    <w:p w14:paraId="2A62D35E" w14:textId="274B8E79" w:rsidR="004319F4" w:rsidRDefault="00BB4A8F" w:rsidP="00BB4A8F">
      <w:pPr>
        <w:tabs>
          <w:tab w:val="left" w:pos="5535"/>
        </w:tabs>
        <w:bidi/>
        <w:rPr>
          <w:rFonts w:ascii="Times New Roman" w:hAnsi="Times New Roman" w:cs="B Nazanin"/>
          <w:b/>
          <w:sz w:val="28"/>
          <w:szCs w:val="28"/>
          <w:rtl/>
        </w:rPr>
      </w:pPr>
      <w:r>
        <w:rPr>
          <w:rFonts w:ascii="Times New Roman" w:hAnsi="Times New Roman" w:cs="B Nazanin"/>
          <w:b/>
          <w:sz w:val="28"/>
          <w:szCs w:val="28"/>
          <w:rtl/>
        </w:rPr>
        <w:t>آموزش مبتنی بر گوشی هوشمند بر میزان یادگیری بیشتر دانشجویان تاثیر دارد.</w:t>
      </w:r>
    </w:p>
    <w:p w14:paraId="226CB592" w14:textId="77777777" w:rsidR="00BB4A8F" w:rsidRDefault="00BB4A8F" w:rsidP="00BB4A8F">
      <w:pPr>
        <w:tabs>
          <w:tab w:val="left" w:pos="5535"/>
        </w:tabs>
        <w:bidi/>
        <w:rPr>
          <w:rFonts w:ascii="Times New Roman" w:hAnsi="Times New Roman" w:cs="B Nazanin"/>
          <w:b/>
          <w:color w:val="7030A0"/>
          <w:sz w:val="28"/>
          <w:szCs w:val="28"/>
          <w:rtl/>
        </w:rPr>
      </w:pPr>
    </w:p>
    <w:p w14:paraId="2C5377BE" w14:textId="77777777" w:rsidR="00687590" w:rsidRDefault="00687590" w:rsidP="00BB4A8F">
      <w:pPr>
        <w:bidi/>
        <w:spacing w:after="0"/>
        <w:jc w:val="center"/>
        <w:rPr>
          <w:rFonts w:ascii="Times New Roman" w:eastAsia="Times New Roman" w:hAnsi="Times New Roman" w:cs="B Nazanin"/>
          <w:b/>
          <w:color w:val="7030A0"/>
          <w:sz w:val="28"/>
          <w:szCs w:val="28"/>
          <w:rtl/>
          <w:lang w:bidi="fa-IR"/>
        </w:rPr>
      </w:pPr>
    </w:p>
    <w:p w14:paraId="19258F83" w14:textId="77777777" w:rsidR="004208E7" w:rsidRDefault="009B18FE" w:rsidP="00BB4A8F">
      <w:pPr>
        <w:bidi/>
        <w:spacing w:after="0"/>
        <w:jc w:val="center"/>
        <w:rPr>
          <w:rFonts w:ascii="Times New Roman" w:eastAsia="Times New Roman" w:hAnsi="Times New Roman" w:cs="B Nazanin"/>
          <w:b/>
          <w:color w:val="7030A0"/>
          <w:sz w:val="28"/>
          <w:szCs w:val="28"/>
          <w:lang w:bidi="fa-IR"/>
        </w:rPr>
      </w:pPr>
      <w:r>
        <w:rPr>
          <w:rFonts w:ascii="Times New Roman" w:eastAsia="Times New Roman" w:hAnsi="Times New Roman" w:cs="B Nazanin"/>
          <w:b/>
          <w:color w:val="7030A0"/>
          <w:sz w:val="28"/>
          <w:szCs w:val="28"/>
          <w:rtl/>
          <w:lang w:bidi="fa-IR"/>
        </w:rPr>
        <w:t>قسمت سوم- روش اجراي طرح</w:t>
      </w:r>
    </w:p>
    <w:p w14:paraId="50FF661C" w14:textId="77777777" w:rsidR="004208E7" w:rsidRDefault="004208E7" w:rsidP="00BB4A8F">
      <w:pPr>
        <w:bidi/>
        <w:spacing w:after="0"/>
        <w:jc w:val="both"/>
        <w:rPr>
          <w:rFonts w:ascii="Times New Roman" w:eastAsia="Times New Roman" w:hAnsi="Times New Roman" w:cs="B Nazanin"/>
          <w:b/>
          <w:color w:val="7030A0"/>
          <w:sz w:val="28"/>
          <w:szCs w:val="28"/>
          <w:lang w:bidi="fa-IR"/>
        </w:rPr>
      </w:pPr>
    </w:p>
    <w:p w14:paraId="70FD31FC" w14:textId="77777777" w:rsidR="00497FA3" w:rsidRDefault="004208E7" w:rsidP="00BB4A8F">
      <w:pPr>
        <w:keepNext/>
        <w:bidi/>
        <w:spacing w:before="200" w:after="0"/>
        <w:outlineLvl w:val="0"/>
        <w:rPr>
          <w:rFonts w:ascii="Times New Roman" w:eastAsia="Times New Roman" w:hAnsi="Times New Roman" w:cs="B Nazanin"/>
          <w:b/>
          <w:color w:val="7030A0"/>
          <w:kern w:val="32"/>
          <w:sz w:val="28"/>
          <w:szCs w:val="28"/>
          <w:rtl/>
          <w:lang w:bidi="fa-IR"/>
        </w:rPr>
      </w:pPr>
      <w:r>
        <w:rPr>
          <w:rFonts w:ascii="Times New Roman" w:eastAsia="Times New Roman" w:hAnsi="Times New Roman" w:cs="B Nazanin"/>
          <w:b/>
          <w:color w:val="7030A0"/>
          <w:kern w:val="32"/>
          <w:sz w:val="28"/>
          <w:szCs w:val="28"/>
          <w:rtl/>
          <w:lang w:bidi="fa-IR"/>
        </w:rPr>
        <w:t>روش اجراي طرح</w:t>
      </w:r>
      <w:r w:rsidR="00220E16">
        <w:rPr>
          <w:rFonts w:ascii="Times New Roman" w:eastAsia="Times New Roman" w:hAnsi="Times New Roman" w:cs="B Nazanin"/>
          <w:b/>
          <w:color w:val="7030A0"/>
          <w:kern w:val="32"/>
          <w:sz w:val="28"/>
          <w:szCs w:val="28"/>
          <w:rtl/>
          <w:lang w:bidi="fa-IR"/>
        </w:rPr>
        <w:t>(لطفا مرحله بندی شده و باذکر نتیجه دقیق قابل پیش بینی برای هرگام با ذکر رفرنس برای روشها در هرمرحله)</w:t>
      </w:r>
      <w:r>
        <w:rPr>
          <w:rFonts w:ascii="Times New Roman" w:eastAsia="Times New Roman" w:hAnsi="Times New Roman" w:cs="B Nazanin"/>
          <w:b/>
          <w:color w:val="7030A0"/>
          <w:kern w:val="32"/>
          <w:sz w:val="28"/>
          <w:szCs w:val="28"/>
          <w:rtl/>
          <w:lang w:bidi="fa-IR"/>
        </w:rPr>
        <w:t xml:space="preserve">: </w:t>
      </w:r>
    </w:p>
    <w:p w14:paraId="3C738D61" w14:textId="77777777" w:rsidR="00497FA3" w:rsidRDefault="00497FA3" w:rsidP="00BB4A8F">
      <w:pPr>
        <w:bidi/>
        <w:spacing w:after="0"/>
        <w:jc w:val="both"/>
        <w:rPr>
          <w:rFonts w:ascii="Times New Roman" w:eastAsia="Times New Roman" w:hAnsi="Times New Roman" w:cs="B Nazanin"/>
          <w:b/>
          <w:color w:val="7030A0"/>
          <w:sz w:val="28"/>
          <w:szCs w:val="28"/>
          <w:rtl/>
          <w:lang w:bidi="fa-IR"/>
        </w:rPr>
      </w:pPr>
    </w:p>
    <w:p w14:paraId="38038D64" w14:textId="68C55507" w:rsidR="00497FA3" w:rsidRDefault="005D0A6E" w:rsidP="00BB4A8F">
      <w:pPr>
        <w:bidi/>
        <w:spacing w:after="0"/>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در مرحله اول، پروپوزال توسط مجری طرح تدوین گردیده و جهت اخذ کد اخلاق، به کمیته اخلاق در پژوهش دانشگاه علوم پزشکی ایران، ارائه خواهد شد.</w:t>
      </w:r>
    </w:p>
    <w:p w14:paraId="11C88EDF" w14:textId="632858A4" w:rsidR="005D0A6E" w:rsidRDefault="00E5780D" w:rsidP="009A6A75">
      <w:pPr>
        <w:bidi/>
        <w:spacing w:after="0"/>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 xml:space="preserve">در مرحله‌ی دوم، </w:t>
      </w:r>
      <w:r w:rsidR="005D0A6E">
        <w:rPr>
          <w:rFonts w:ascii="Times New Roman" w:eastAsia="Times New Roman" w:hAnsi="Times New Roman" w:cs="B Nazanin"/>
          <w:b/>
          <w:sz w:val="28"/>
          <w:szCs w:val="28"/>
          <w:rtl/>
          <w:lang w:bidi="fa-IR"/>
        </w:rPr>
        <w:t>بعد از اخذ کد اخلاق و تامین بودجه، طی یک جلسه‌ با حضور تیم پشتیبانی</w:t>
      </w:r>
      <w:r>
        <w:rPr>
          <w:rFonts w:ascii="Times New Roman" w:eastAsia="Times New Roman" w:hAnsi="Times New Roman" w:cs="B Nazanin"/>
          <w:b/>
          <w:sz w:val="28"/>
          <w:szCs w:val="28"/>
          <w:rtl/>
          <w:lang w:bidi="fa-IR"/>
        </w:rPr>
        <w:t xml:space="preserve"> و </w:t>
      </w:r>
      <w:r w:rsidR="005D0A6E">
        <w:rPr>
          <w:rFonts w:ascii="Times New Roman" w:eastAsia="Times New Roman" w:hAnsi="Times New Roman" w:cs="B Nazanin"/>
          <w:b/>
          <w:sz w:val="28"/>
          <w:szCs w:val="28"/>
          <w:rtl/>
          <w:lang w:bidi="fa-IR"/>
        </w:rPr>
        <w:t>مجری طرح</w:t>
      </w:r>
      <w:r>
        <w:rPr>
          <w:rFonts w:ascii="Times New Roman" w:eastAsia="Times New Roman" w:hAnsi="Times New Roman" w:cs="B Nazanin"/>
          <w:b/>
          <w:sz w:val="28"/>
          <w:szCs w:val="28"/>
          <w:rtl/>
          <w:lang w:bidi="fa-IR"/>
        </w:rPr>
        <w:t xml:space="preserve">، </w:t>
      </w:r>
      <w:r w:rsidR="005D0A6E">
        <w:rPr>
          <w:rFonts w:ascii="Times New Roman" w:eastAsia="Times New Roman" w:hAnsi="Times New Roman" w:cs="B Nazanin"/>
          <w:b/>
          <w:sz w:val="28"/>
          <w:szCs w:val="28"/>
          <w:rtl/>
          <w:lang w:bidi="fa-IR"/>
        </w:rPr>
        <w:t xml:space="preserve">قرارداد همکاری </w:t>
      </w:r>
      <w:r>
        <w:rPr>
          <w:rFonts w:ascii="Times New Roman" w:eastAsia="Times New Roman" w:hAnsi="Times New Roman" w:cs="B Nazanin"/>
          <w:b/>
          <w:sz w:val="28"/>
          <w:szCs w:val="28"/>
          <w:rtl/>
          <w:lang w:bidi="fa-IR"/>
        </w:rPr>
        <w:t xml:space="preserve">با مهندس برنامه نویس </w:t>
      </w:r>
      <w:r w:rsidR="005D0A6E">
        <w:rPr>
          <w:rFonts w:ascii="Times New Roman" w:eastAsia="Times New Roman" w:hAnsi="Times New Roman" w:cs="B Nazanin"/>
          <w:b/>
          <w:sz w:val="28"/>
          <w:szCs w:val="28"/>
          <w:rtl/>
          <w:lang w:bidi="fa-IR"/>
        </w:rPr>
        <w:t xml:space="preserve">منعقد گردیده و </w:t>
      </w:r>
      <w:r>
        <w:rPr>
          <w:rFonts w:ascii="Times New Roman" w:eastAsia="Times New Roman" w:hAnsi="Times New Roman" w:cs="B Nazanin"/>
          <w:b/>
          <w:sz w:val="28"/>
          <w:szCs w:val="28"/>
          <w:rtl/>
          <w:lang w:bidi="fa-IR"/>
        </w:rPr>
        <w:t xml:space="preserve">یک فهرست محتوی ویژگی‌های مورد انتظار در نرم افزار شامل </w:t>
      </w:r>
      <w:r w:rsidR="008673F3">
        <w:rPr>
          <w:rFonts w:ascii="Times New Roman" w:eastAsia="Times New Roman" w:hAnsi="Times New Roman" w:cs="B Nazanin"/>
          <w:b/>
          <w:sz w:val="28"/>
          <w:szCs w:val="28"/>
          <w:rtl/>
          <w:lang w:bidi="fa-IR"/>
        </w:rPr>
        <w:t>حساب کاربری، پشتیبانی،</w:t>
      </w:r>
      <w:r>
        <w:rPr>
          <w:rFonts w:ascii="Times New Roman" w:eastAsia="Times New Roman" w:hAnsi="Times New Roman" w:cs="B Nazanin"/>
          <w:b/>
          <w:sz w:val="28"/>
          <w:szCs w:val="28"/>
          <w:rtl/>
          <w:lang w:bidi="fa-IR"/>
        </w:rPr>
        <w:t xml:space="preserve"> جزوات آموزشی، فیلم‌های آموزشی، دیشکنری تخصصی پرستاری (اصطلاحات و اختصارات)</w:t>
      </w:r>
      <w:r w:rsidR="008673F3">
        <w:rPr>
          <w:rFonts w:ascii="Times New Roman" w:eastAsia="Times New Roman" w:hAnsi="Times New Roman" w:cs="B Nazanin"/>
          <w:b/>
          <w:sz w:val="28"/>
          <w:szCs w:val="28"/>
          <w:rtl/>
          <w:lang w:bidi="fa-IR"/>
        </w:rPr>
        <w:t>، دارویاب، آزمون‌ها، ماشین حساب  مخصوص محاسبات دارویی</w:t>
      </w:r>
      <w:r w:rsidR="00CC243D">
        <w:rPr>
          <w:rFonts w:ascii="Times New Roman" w:eastAsia="Times New Roman" w:hAnsi="Times New Roman" w:cs="B Nazanin"/>
          <w:b/>
          <w:sz w:val="28"/>
          <w:szCs w:val="28"/>
          <w:rtl/>
          <w:lang w:bidi="fa-IR"/>
        </w:rPr>
        <w:t xml:space="preserve"> ارائه خواهد شد</w:t>
      </w:r>
      <w:r w:rsidR="00790EE8">
        <w:rPr>
          <w:rFonts w:ascii="Times New Roman" w:eastAsia="Times New Roman" w:hAnsi="Times New Roman" w:cs="B Nazanin"/>
          <w:b/>
          <w:sz w:val="28"/>
          <w:szCs w:val="28"/>
          <w:rtl/>
          <w:lang w:bidi="fa-IR"/>
        </w:rPr>
        <w:t xml:space="preserve"> تا کدنویسی توسط ایشان انجام شود</w:t>
      </w:r>
      <w:r w:rsidR="00CC243D">
        <w:rPr>
          <w:rFonts w:ascii="Times New Roman" w:eastAsia="Times New Roman" w:hAnsi="Times New Roman" w:cs="B Nazanin"/>
          <w:b/>
          <w:sz w:val="28"/>
          <w:szCs w:val="28"/>
          <w:rtl/>
          <w:lang w:bidi="fa-IR"/>
        </w:rPr>
        <w:t xml:space="preserve">. </w:t>
      </w:r>
      <w:r w:rsidR="00790EE8">
        <w:rPr>
          <w:rFonts w:ascii="Times New Roman" w:eastAsia="Times New Roman" w:hAnsi="Times New Roman" w:cs="B Nazanin"/>
          <w:b/>
          <w:sz w:val="28"/>
          <w:szCs w:val="28"/>
          <w:rtl/>
          <w:lang w:bidi="fa-IR"/>
        </w:rPr>
        <w:t xml:space="preserve">همزمان </w:t>
      </w:r>
      <w:r w:rsidR="00CC243D">
        <w:rPr>
          <w:rFonts w:ascii="Times New Roman" w:eastAsia="Times New Roman" w:hAnsi="Times New Roman" w:cs="B Nazanin"/>
          <w:b/>
          <w:sz w:val="28"/>
          <w:szCs w:val="28"/>
          <w:rtl/>
          <w:lang w:bidi="fa-IR"/>
        </w:rPr>
        <w:t>طی این مرحله، جزوات آموزشی</w:t>
      </w:r>
      <w:r w:rsidR="00790EE8">
        <w:rPr>
          <w:rFonts w:ascii="Times New Roman" w:eastAsia="Times New Roman" w:hAnsi="Times New Roman" w:cs="B Nazanin"/>
          <w:b/>
          <w:sz w:val="28"/>
          <w:szCs w:val="28"/>
          <w:rtl/>
          <w:lang w:bidi="fa-IR"/>
        </w:rPr>
        <w:t xml:space="preserve">، </w:t>
      </w:r>
      <w:del w:id="151" w:author="student" w:date="2024-07-29T13:21:00Z">
        <w:r w:rsidR="00790EE8" w:rsidDel="00392BAA">
          <w:rPr>
            <w:rFonts w:ascii="Times New Roman" w:eastAsia="Times New Roman" w:hAnsi="Times New Roman" w:cs="B Nazanin"/>
            <w:b/>
            <w:sz w:val="28"/>
            <w:szCs w:val="28"/>
            <w:rtl/>
            <w:lang w:bidi="fa-IR"/>
          </w:rPr>
          <w:delText xml:space="preserve">دیشکنری </w:delText>
        </w:r>
      </w:del>
      <w:ins w:id="152" w:author="student" w:date="2024-07-29T13:21:00Z">
        <w:r w:rsidR="00392BAA">
          <w:rPr>
            <w:rFonts w:ascii="Times New Roman" w:eastAsia="Times New Roman" w:hAnsi="Times New Roman" w:cs="B Nazanin" w:hint="cs"/>
            <w:b/>
            <w:sz w:val="28"/>
            <w:szCs w:val="28"/>
            <w:rtl/>
            <w:lang w:bidi="fa-IR"/>
          </w:rPr>
          <w:t>دیکشنری</w:t>
        </w:r>
        <w:r w:rsidR="00392BAA">
          <w:rPr>
            <w:rFonts w:ascii="Times New Roman" w:eastAsia="Times New Roman" w:hAnsi="Times New Roman" w:cs="B Nazanin"/>
            <w:b/>
            <w:sz w:val="28"/>
            <w:szCs w:val="28"/>
            <w:rtl/>
            <w:lang w:bidi="fa-IR"/>
          </w:rPr>
          <w:t xml:space="preserve"> </w:t>
        </w:r>
      </w:ins>
      <w:r w:rsidR="00790EE8">
        <w:rPr>
          <w:rFonts w:ascii="Times New Roman" w:eastAsia="Times New Roman" w:hAnsi="Times New Roman" w:cs="B Nazanin"/>
          <w:b/>
          <w:sz w:val="28"/>
          <w:szCs w:val="28"/>
          <w:rtl/>
          <w:lang w:bidi="fa-IR"/>
        </w:rPr>
        <w:t xml:space="preserve">تخصصی، فهرست دارویی و جمع آوری نمونه سوالات جهت بخش آزمون‌ها </w:t>
      </w:r>
      <w:r w:rsidR="00803337">
        <w:rPr>
          <w:rFonts w:ascii="Times New Roman" w:eastAsia="Times New Roman" w:hAnsi="Times New Roman" w:cs="B Nazanin"/>
          <w:b/>
          <w:sz w:val="28"/>
          <w:szCs w:val="28"/>
          <w:rtl/>
          <w:lang w:bidi="fa-IR"/>
        </w:rPr>
        <w:t>توسط تیم پشتیبانی زیر نظر و تایید اعضای هیئت علمی و با استفاده از منابع معتبر روز، انجام خواهد شد.</w:t>
      </w:r>
    </w:p>
    <w:p w14:paraId="4F5991C9" w14:textId="5746AF8C" w:rsidR="005D0A6E" w:rsidRDefault="00803337" w:rsidP="005D0A6E">
      <w:pPr>
        <w:bidi/>
        <w:spacing w:after="0"/>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 xml:space="preserve">در </w:t>
      </w:r>
      <w:r w:rsidR="005D0A6E">
        <w:rPr>
          <w:rFonts w:ascii="Times New Roman" w:eastAsia="Times New Roman" w:hAnsi="Times New Roman" w:cs="B Nazanin"/>
          <w:b/>
          <w:sz w:val="28"/>
          <w:szCs w:val="28"/>
          <w:rtl/>
          <w:lang w:bidi="fa-IR"/>
        </w:rPr>
        <w:t>مرحله سوم</w:t>
      </w:r>
      <w:r>
        <w:rPr>
          <w:rFonts w:ascii="Times New Roman" w:eastAsia="Times New Roman" w:hAnsi="Times New Roman" w:cs="B Nazanin"/>
          <w:b/>
          <w:sz w:val="28"/>
          <w:szCs w:val="28"/>
          <w:rtl/>
          <w:lang w:bidi="fa-IR"/>
        </w:rPr>
        <w:t xml:space="preserve"> پس از تهیه نرم افزار،</w:t>
      </w:r>
      <w:r w:rsidR="00514297">
        <w:rPr>
          <w:rFonts w:ascii="Times New Roman" w:eastAsia="Times New Roman" w:hAnsi="Times New Roman" w:cs="B Nazanin"/>
          <w:b/>
          <w:sz w:val="28"/>
          <w:szCs w:val="28"/>
          <w:rtl/>
          <w:lang w:bidi="fa-IR"/>
        </w:rPr>
        <w:t xml:space="preserve"> در گوشی اعضای تیم نصب شده و اختلالات اجرایی توسط مهندس برنامه نویس رفع خواهد شد. در پایان یک نسخه به انضمام گزارش نهایی به دانشگاه ارائه خواهد شد و پس از تایید</w:t>
      </w:r>
      <w:r w:rsidR="00583637">
        <w:rPr>
          <w:rFonts w:ascii="Times New Roman" w:eastAsia="Times New Roman" w:hAnsi="Times New Roman" w:cs="B Nazanin" w:hint="cs"/>
          <w:b/>
          <w:sz w:val="28"/>
          <w:szCs w:val="28"/>
          <w:rtl/>
          <w:lang w:bidi="fa-IR"/>
        </w:rPr>
        <w:t>،</w:t>
      </w:r>
      <w:r w:rsidR="00514297">
        <w:rPr>
          <w:rFonts w:ascii="Times New Roman" w:eastAsia="Times New Roman" w:hAnsi="Times New Roman" w:cs="B Nazanin"/>
          <w:b/>
          <w:sz w:val="28"/>
          <w:szCs w:val="28"/>
          <w:rtl/>
          <w:lang w:bidi="fa-IR"/>
        </w:rPr>
        <w:t xml:space="preserve"> تبلیغات جهت عضو گیری توسط اعضای تیم انجام خواهد شد.</w:t>
      </w:r>
    </w:p>
    <w:p w14:paraId="63E7CA01" w14:textId="77777777" w:rsidR="00BE0040" w:rsidRDefault="00BE0040" w:rsidP="00BB4A8F">
      <w:pPr>
        <w:bidi/>
        <w:spacing w:after="0"/>
        <w:jc w:val="both"/>
        <w:rPr>
          <w:rFonts w:ascii="Times New Roman" w:eastAsia="Times New Roman" w:hAnsi="Times New Roman" w:cs="B Nazanin"/>
          <w:b/>
          <w:color w:val="7030A0"/>
          <w:kern w:val="32"/>
          <w:sz w:val="28"/>
          <w:szCs w:val="28"/>
          <w:rtl/>
          <w:lang w:bidi="fa-IR"/>
        </w:rPr>
      </w:pPr>
    </w:p>
    <w:p w14:paraId="08E553C1" w14:textId="77777777" w:rsidR="00BE0040" w:rsidRDefault="00BE0040" w:rsidP="00BB4A8F">
      <w:pPr>
        <w:bidi/>
        <w:spacing w:after="0"/>
        <w:jc w:val="both"/>
        <w:rPr>
          <w:rFonts w:ascii="Times New Roman" w:eastAsia="Times New Roman" w:hAnsi="Times New Roman" w:cs="B Nazanin"/>
          <w:b/>
          <w:color w:val="7030A0"/>
          <w:kern w:val="32"/>
          <w:sz w:val="28"/>
          <w:szCs w:val="28"/>
          <w:rtl/>
          <w:lang w:bidi="fa-IR"/>
        </w:rPr>
      </w:pPr>
    </w:p>
    <w:p w14:paraId="60CAB820" w14:textId="77777777" w:rsidR="006962F7" w:rsidRDefault="009B18FE" w:rsidP="00BB4A8F">
      <w:pPr>
        <w:bidi/>
        <w:spacing w:after="0"/>
        <w:jc w:val="both"/>
        <w:rPr>
          <w:rFonts w:ascii="Times New Roman" w:eastAsia="Times New Roman" w:hAnsi="Times New Roman" w:cs="B Nazanin"/>
          <w:b/>
          <w:color w:val="7030A0"/>
          <w:kern w:val="32"/>
          <w:sz w:val="28"/>
          <w:szCs w:val="28"/>
          <w:rtl/>
          <w:lang w:bidi="fa-IR"/>
        </w:rPr>
      </w:pPr>
      <w:r>
        <w:rPr>
          <w:rFonts w:ascii="Times New Roman" w:eastAsia="Times New Roman" w:hAnsi="Times New Roman" w:cs="B Nazanin"/>
          <w:b/>
          <w:color w:val="7030A0"/>
          <w:kern w:val="32"/>
          <w:sz w:val="28"/>
          <w:szCs w:val="28"/>
          <w:lang w:bidi="fa-IR"/>
        </w:rPr>
        <w:t xml:space="preserve">- </w:t>
      </w:r>
      <w:commentRangeStart w:id="153"/>
      <w:r>
        <w:rPr>
          <w:rFonts w:ascii="Times New Roman" w:eastAsia="Times New Roman" w:hAnsi="Times New Roman" w:cs="B Nazanin"/>
          <w:b/>
          <w:color w:val="7030A0"/>
          <w:kern w:val="32"/>
          <w:sz w:val="28"/>
          <w:szCs w:val="28"/>
          <w:rtl/>
          <w:lang w:bidi="fa-IR"/>
        </w:rPr>
        <w:t>ترسیمات ساده و توضیحات فنی لازم در ارتباط با اختراع (به عنوان مثال تجسم فضایی محصول نهایی، مشخصات فیزیکی، ابعاد و....</w:t>
      </w:r>
      <w:commentRangeEnd w:id="153"/>
      <w:r w:rsidR="00311F57">
        <w:rPr>
          <w:rStyle w:val="CommentReference"/>
          <w:rFonts w:ascii="Garamond" w:eastAsia="Times New Roman" w:hAnsi="Garamond" w:cs="Times New Roman"/>
          <w:rtl/>
          <w:lang w:val="x-none" w:eastAsia="x-none" w:bidi="fa-IR"/>
        </w:rPr>
        <w:commentReference w:id="153"/>
      </w:r>
    </w:p>
    <w:p w14:paraId="5C06997C" w14:textId="77777777" w:rsidR="006962F7" w:rsidRDefault="006962F7" w:rsidP="00BB4A8F">
      <w:pPr>
        <w:spacing w:after="0"/>
        <w:jc w:val="both"/>
        <w:rPr>
          <w:rFonts w:ascii="Times New Roman" w:eastAsia="Times New Roman" w:hAnsi="Times New Roman" w:cs="B Nazanin"/>
          <w:b/>
          <w:color w:val="7030A0"/>
          <w:kern w:val="32"/>
          <w:sz w:val="28"/>
          <w:szCs w:val="28"/>
          <w:rtl/>
          <w:lang w:bidi="fa-IR"/>
        </w:rPr>
      </w:pPr>
    </w:p>
    <w:p w14:paraId="043B1F8A" w14:textId="77777777" w:rsidR="006962F7" w:rsidRDefault="006962F7" w:rsidP="00BB4A8F">
      <w:pPr>
        <w:spacing w:after="0"/>
        <w:jc w:val="both"/>
        <w:rPr>
          <w:rFonts w:ascii="Times New Roman" w:eastAsia="Times New Roman" w:hAnsi="Times New Roman" w:cs="B Nazanin"/>
          <w:b/>
          <w:color w:val="7030A0"/>
          <w:kern w:val="32"/>
          <w:sz w:val="28"/>
          <w:szCs w:val="28"/>
          <w:rtl/>
          <w:lang w:bidi="fa-IR"/>
        </w:rPr>
      </w:pPr>
    </w:p>
    <w:p w14:paraId="6B359D6A" w14:textId="77777777" w:rsidR="006962F7" w:rsidRDefault="006962F7" w:rsidP="00BB4A8F">
      <w:pPr>
        <w:spacing w:after="0"/>
        <w:jc w:val="both"/>
        <w:rPr>
          <w:rFonts w:ascii="Times New Roman" w:eastAsia="Times New Roman" w:hAnsi="Times New Roman" w:cs="B Nazanin"/>
          <w:b/>
          <w:color w:val="7030A0"/>
          <w:kern w:val="32"/>
          <w:sz w:val="28"/>
          <w:szCs w:val="28"/>
          <w:rtl/>
          <w:lang w:bidi="fa-IR"/>
        </w:rPr>
      </w:pPr>
    </w:p>
    <w:p w14:paraId="02E4D2C3" w14:textId="77777777" w:rsidR="006962F7" w:rsidRDefault="006962F7" w:rsidP="00BB4A8F">
      <w:pPr>
        <w:spacing w:after="0"/>
        <w:jc w:val="both"/>
        <w:rPr>
          <w:rFonts w:ascii="Times New Roman" w:eastAsia="Times New Roman" w:hAnsi="Times New Roman" w:cs="B Nazanin"/>
          <w:b/>
          <w:color w:val="7030A0"/>
          <w:kern w:val="32"/>
          <w:sz w:val="28"/>
          <w:szCs w:val="28"/>
          <w:rtl/>
          <w:lang w:bidi="fa-IR"/>
        </w:rPr>
      </w:pPr>
    </w:p>
    <w:p w14:paraId="1F764202" w14:textId="77777777" w:rsidR="00BE0040" w:rsidRDefault="006962F7" w:rsidP="00BB4A8F">
      <w:pPr>
        <w:bidi/>
        <w:spacing w:after="0"/>
        <w:jc w:val="both"/>
        <w:rPr>
          <w:rFonts w:ascii="Times New Roman" w:eastAsia="Times New Roman" w:hAnsi="Times New Roman" w:cs="B Nazanin"/>
          <w:b/>
          <w:color w:val="7030A0"/>
          <w:kern w:val="32"/>
          <w:sz w:val="28"/>
          <w:szCs w:val="28"/>
          <w:rtl/>
          <w:lang w:bidi="fa-IR"/>
        </w:rPr>
      </w:pPr>
      <w:r>
        <w:rPr>
          <w:rFonts w:ascii="Times New Roman" w:eastAsia="Times New Roman" w:hAnsi="Times New Roman" w:cs="B Nazanin"/>
          <w:b/>
          <w:color w:val="7030A0"/>
          <w:kern w:val="32"/>
          <w:sz w:val="28"/>
          <w:szCs w:val="28"/>
          <w:rtl/>
          <w:lang w:bidi="fa-IR"/>
        </w:rPr>
        <w:t xml:space="preserve">- </w:t>
      </w:r>
      <w:commentRangeStart w:id="154"/>
      <w:commentRangeStart w:id="155"/>
      <w:r>
        <w:rPr>
          <w:rFonts w:ascii="Times New Roman" w:eastAsia="Times New Roman" w:hAnsi="Times New Roman" w:cs="B Nazanin"/>
          <w:b/>
          <w:color w:val="7030A0"/>
          <w:kern w:val="32"/>
          <w:sz w:val="28"/>
          <w:szCs w:val="28"/>
          <w:rtl/>
          <w:lang w:bidi="fa-IR"/>
        </w:rPr>
        <w:t>محدوديت هاي اجرائي انجام پروژه و پيش بيني جهت حل آن ها :</w:t>
      </w:r>
      <w:commentRangeEnd w:id="154"/>
      <w:r w:rsidR="00392BAA">
        <w:rPr>
          <w:rStyle w:val="CommentReference"/>
          <w:rFonts w:ascii="Garamond" w:eastAsia="Times New Roman" w:hAnsi="Garamond" w:cs="Times New Roman"/>
          <w:rtl/>
          <w:lang w:val="x-none" w:eastAsia="x-none" w:bidi="fa-IR"/>
        </w:rPr>
        <w:commentReference w:id="154"/>
      </w:r>
      <w:commentRangeEnd w:id="155"/>
      <w:r w:rsidR="00311F57">
        <w:rPr>
          <w:rStyle w:val="CommentReference"/>
          <w:rFonts w:ascii="Garamond" w:eastAsia="Times New Roman" w:hAnsi="Garamond" w:cs="Times New Roman"/>
          <w:rtl/>
          <w:lang w:val="x-none" w:eastAsia="x-none" w:bidi="fa-IR"/>
        </w:rPr>
        <w:commentReference w:id="155"/>
      </w:r>
    </w:p>
    <w:p w14:paraId="16CEFEEE" w14:textId="77777777" w:rsidR="006962F7" w:rsidRDefault="006962F7" w:rsidP="00BB4A8F">
      <w:pPr>
        <w:bidi/>
        <w:spacing w:after="0"/>
        <w:jc w:val="both"/>
        <w:rPr>
          <w:rFonts w:ascii="Times New Roman" w:eastAsia="Times New Roman" w:hAnsi="Times New Roman" w:cs="B Nazanin"/>
          <w:b/>
          <w:color w:val="7030A0"/>
          <w:kern w:val="32"/>
          <w:sz w:val="28"/>
          <w:szCs w:val="28"/>
          <w:lang w:bidi="fa-IR"/>
        </w:rPr>
      </w:pPr>
    </w:p>
    <w:p w14:paraId="53349D2B" w14:textId="77777777" w:rsidR="0030465F" w:rsidRDefault="0030465F" w:rsidP="0030465F">
      <w:pPr>
        <w:bidi/>
        <w:spacing w:after="0"/>
        <w:jc w:val="both"/>
        <w:rPr>
          <w:rFonts w:ascii="Times New Roman" w:eastAsia="Times New Roman" w:hAnsi="Times New Roman" w:cs="B Nazanin"/>
          <w:b/>
          <w:color w:val="7030A0"/>
          <w:kern w:val="32"/>
          <w:sz w:val="28"/>
          <w:szCs w:val="28"/>
          <w:lang w:bidi="fa-IR"/>
        </w:rPr>
      </w:pPr>
    </w:p>
    <w:p w14:paraId="1C391307" w14:textId="77777777" w:rsidR="0030465F" w:rsidRDefault="0030465F" w:rsidP="0030465F">
      <w:pPr>
        <w:bidi/>
        <w:spacing w:after="0"/>
        <w:jc w:val="both"/>
        <w:rPr>
          <w:rFonts w:ascii="Times New Roman" w:eastAsia="Times New Roman" w:hAnsi="Times New Roman" w:cs="B Nazanin"/>
          <w:b/>
          <w:color w:val="7030A0"/>
          <w:kern w:val="32"/>
          <w:sz w:val="28"/>
          <w:szCs w:val="28"/>
          <w:rtl/>
          <w:lang w:bidi="fa-IR"/>
        </w:rPr>
      </w:pPr>
    </w:p>
    <w:p w14:paraId="1E169D6C" w14:textId="77777777" w:rsidR="006962F7" w:rsidRDefault="006962F7" w:rsidP="00BB4A8F">
      <w:pPr>
        <w:bidi/>
        <w:spacing w:after="0"/>
        <w:jc w:val="both"/>
        <w:rPr>
          <w:rFonts w:ascii="Times New Roman" w:eastAsia="Times New Roman" w:hAnsi="Times New Roman" w:cs="B Nazanin"/>
          <w:b/>
          <w:color w:val="7030A0"/>
          <w:kern w:val="32"/>
          <w:sz w:val="28"/>
          <w:szCs w:val="28"/>
          <w:rtl/>
          <w:lang w:bidi="fa-IR"/>
        </w:rPr>
      </w:pPr>
    </w:p>
    <w:p w14:paraId="64A1EB1C" w14:textId="77777777" w:rsidR="009D3590" w:rsidRDefault="009B18FE" w:rsidP="00BB4A8F">
      <w:pPr>
        <w:bidi/>
        <w:spacing w:after="0"/>
        <w:jc w:val="both"/>
        <w:rPr>
          <w:rFonts w:ascii="Times New Roman" w:eastAsia="Times New Roman" w:hAnsi="Times New Roman" w:cs="B Nazanin"/>
          <w:b/>
          <w:color w:val="7030A0"/>
          <w:kern w:val="32"/>
          <w:sz w:val="28"/>
          <w:szCs w:val="28"/>
          <w:rtl/>
          <w:lang w:bidi="fa-IR"/>
        </w:rPr>
      </w:pPr>
      <w:commentRangeStart w:id="156"/>
      <w:r>
        <w:rPr>
          <w:rFonts w:ascii="Times New Roman" w:eastAsia="Times New Roman" w:hAnsi="Times New Roman" w:cs="B Nazanin"/>
          <w:b/>
          <w:color w:val="7030A0"/>
          <w:kern w:val="32"/>
          <w:sz w:val="28"/>
          <w:szCs w:val="28"/>
          <w:rtl/>
          <w:lang w:bidi="fa-IR"/>
        </w:rPr>
        <w:t>ملاحظات اخلاقي:</w:t>
      </w:r>
      <w:commentRangeEnd w:id="156"/>
      <w:r w:rsidR="00392BAA">
        <w:rPr>
          <w:rStyle w:val="CommentReference"/>
          <w:rFonts w:ascii="Garamond" w:eastAsia="Times New Roman" w:hAnsi="Garamond" w:cs="Times New Roman"/>
          <w:rtl/>
          <w:lang w:val="x-none" w:eastAsia="x-none" w:bidi="fa-IR"/>
        </w:rPr>
        <w:commentReference w:id="156"/>
      </w:r>
    </w:p>
    <w:p w14:paraId="32C577D3" w14:textId="77777777" w:rsidR="009D3590" w:rsidRDefault="009D3590" w:rsidP="00BB4A8F">
      <w:pPr>
        <w:bidi/>
        <w:spacing w:after="0"/>
        <w:jc w:val="both"/>
        <w:rPr>
          <w:rFonts w:ascii="Times New Roman" w:eastAsia="Times New Roman" w:hAnsi="Times New Roman" w:cs="B Nazanin"/>
          <w:b/>
          <w:color w:val="7030A0"/>
          <w:sz w:val="28"/>
          <w:szCs w:val="28"/>
          <w:rtl/>
          <w:lang w:bidi="fa-IR"/>
        </w:rPr>
      </w:pPr>
    </w:p>
    <w:p w14:paraId="5C92ADA5" w14:textId="77777777" w:rsidR="00497FA3" w:rsidRDefault="00497FA3" w:rsidP="00BB4A8F">
      <w:pPr>
        <w:bidi/>
        <w:spacing w:after="0"/>
        <w:jc w:val="both"/>
        <w:rPr>
          <w:rFonts w:ascii="Times New Roman" w:eastAsia="Times New Roman" w:hAnsi="Times New Roman" w:cs="B Nazanin"/>
          <w:b/>
          <w:color w:val="7030A0"/>
          <w:sz w:val="28"/>
          <w:szCs w:val="28"/>
          <w:rtl/>
          <w:lang w:bidi="fa-IR"/>
        </w:rPr>
      </w:pPr>
    </w:p>
    <w:p w14:paraId="021C8489" w14:textId="77777777" w:rsidR="006962F7" w:rsidRDefault="006962F7" w:rsidP="00BB4A8F">
      <w:pPr>
        <w:bidi/>
        <w:spacing w:after="0"/>
        <w:jc w:val="both"/>
        <w:rPr>
          <w:rFonts w:ascii="Times New Roman" w:eastAsia="Times New Roman" w:hAnsi="Times New Roman" w:cs="B Nazanin"/>
          <w:b/>
          <w:color w:val="7030A0"/>
          <w:sz w:val="28"/>
          <w:szCs w:val="28"/>
          <w:rtl/>
          <w:lang w:bidi="fa-IR"/>
        </w:rPr>
      </w:pPr>
    </w:p>
    <w:p w14:paraId="1B153D56" w14:textId="77777777" w:rsidR="006962F7" w:rsidRDefault="006962F7" w:rsidP="00BB4A8F">
      <w:pPr>
        <w:bidi/>
        <w:spacing w:after="0"/>
        <w:jc w:val="both"/>
        <w:rPr>
          <w:rFonts w:ascii="Times New Roman" w:eastAsia="Times New Roman" w:hAnsi="Times New Roman" w:cs="B Nazanin"/>
          <w:b/>
          <w:color w:val="7030A0"/>
          <w:sz w:val="28"/>
          <w:szCs w:val="28"/>
          <w:rtl/>
          <w:lang w:bidi="fa-IR"/>
        </w:rPr>
      </w:pPr>
    </w:p>
    <w:p w14:paraId="18DEBD40" w14:textId="77777777" w:rsidR="00B17835" w:rsidRDefault="009B18FE" w:rsidP="00BB4A8F">
      <w:pPr>
        <w:tabs>
          <w:tab w:val="left" w:pos="5535"/>
        </w:tabs>
        <w:bidi/>
        <w:rPr>
          <w:rFonts w:ascii="Times New Roman" w:hAnsi="Times New Roman" w:cs="B Nazanin"/>
          <w:b/>
          <w:color w:val="7030A0"/>
          <w:sz w:val="28"/>
          <w:szCs w:val="28"/>
          <w:rtl/>
        </w:rPr>
      </w:pPr>
      <w:r>
        <w:rPr>
          <w:rFonts w:ascii="Times New Roman" w:hAnsi="Times New Roman" w:cs="B Nazanin"/>
          <w:b/>
          <w:color w:val="7030A0"/>
          <w:sz w:val="28"/>
          <w:szCs w:val="28"/>
          <w:rtl/>
        </w:rPr>
        <w:t>فهرست منابع مورد استفاده در این طرح:</w:t>
      </w:r>
    </w:p>
    <w:p w14:paraId="340F02CA" w14:textId="77777777" w:rsidR="00497FA3" w:rsidRDefault="00497FA3" w:rsidP="00602A22">
      <w:pPr>
        <w:spacing w:after="0"/>
        <w:jc w:val="both"/>
        <w:rPr>
          <w:rFonts w:ascii="Times New Roman" w:eastAsia="Times New Roman" w:hAnsi="Times New Roman" w:cs="Times New Roman"/>
          <w:bCs/>
          <w:sz w:val="28"/>
          <w:szCs w:val="28"/>
          <w:rtl/>
          <w:lang w:bidi="fa-IR"/>
        </w:rPr>
      </w:pPr>
    </w:p>
    <w:p w14:paraId="2EAB9539" w14:textId="09D955EC"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AliKarami F, Rejeh N, Heravi Karimooi M, Tadrisi S D, Parvaresh Masoud5 M. The effect of smartphone application-based learning on intensive care nurses' knowledge about the arterial gas interpretation. Iranian Journal of Nursing, 2021; 16 (2) :49-58</w:t>
      </w:r>
    </w:p>
    <w:p w14:paraId="61ABDF7A" w14:textId="77777777" w:rsidR="00627D0B" w:rsidRDefault="00627D0B" w:rsidP="00627D0B">
      <w:pPr>
        <w:spacing w:after="0"/>
        <w:ind w:left="720"/>
        <w:jc w:val="both"/>
        <w:rPr>
          <w:rFonts w:ascii="Times New Roman" w:eastAsia="Times New Roman" w:hAnsi="Times New Roman" w:cs="Times New Roman"/>
          <w:bCs/>
          <w:sz w:val="28"/>
          <w:szCs w:val="28"/>
          <w:lang w:bidi="fa-IR"/>
        </w:rPr>
      </w:pPr>
    </w:p>
    <w:p w14:paraId="17C3E6DF" w14:textId="3443B37F"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sidRPr="00602A22">
        <w:rPr>
          <w:rFonts w:ascii="Segoe UI" w:hAnsi="Segoe UI" w:cs="Segoe UI"/>
          <w:color w:val="212121"/>
          <w:shd w:val="clear" w:color="auto" w:fill="FFFFFF"/>
        </w:rPr>
        <w:t>Kim JH, Park H. Effects of Smartphone-Based Mobile Learning in Nursing Education: A Systematic Review and Meta-analysis. </w:t>
      </w:r>
      <w:r w:rsidRPr="00602A22">
        <w:rPr>
          <w:rFonts w:ascii="Segoe UI" w:hAnsi="Segoe UI" w:cs="Segoe UI"/>
          <w:i/>
          <w:iCs/>
          <w:color w:val="212121"/>
          <w:shd w:val="clear" w:color="auto" w:fill="FFFFFF"/>
        </w:rPr>
        <w:t>Asian Nurs</w:t>
      </w:r>
      <w:r>
        <w:rPr>
          <w:rFonts w:ascii="Segoe UI" w:hAnsi="Segoe UI" w:cs="Segoe UI"/>
          <w:i/>
          <w:iCs/>
          <w:color w:val="212121"/>
          <w:shd w:val="clear" w:color="auto" w:fill="FFFFFF"/>
        </w:rPr>
        <w:t>ing</w:t>
      </w:r>
      <w:r w:rsidRPr="00602A22">
        <w:rPr>
          <w:rFonts w:ascii="Segoe UI" w:hAnsi="Segoe UI" w:cs="Segoe UI"/>
          <w:i/>
          <w:iCs/>
          <w:color w:val="212121"/>
          <w:shd w:val="clear" w:color="auto" w:fill="FFFFFF"/>
        </w:rPr>
        <w:t xml:space="preserve"> Res</w:t>
      </w:r>
      <w:r>
        <w:rPr>
          <w:rFonts w:ascii="Segoe UI" w:hAnsi="Segoe UI" w:cs="Segoe UI"/>
          <w:i/>
          <w:iCs/>
          <w:color w:val="212121"/>
          <w:shd w:val="clear" w:color="auto" w:fill="FFFFFF"/>
        </w:rPr>
        <w:t>earch</w:t>
      </w:r>
      <w:r w:rsidRPr="00602A22">
        <w:rPr>
          <w:rFonts w:ascii="Segoe UI" w:hAnsi="Segoe UI" w:cs="Segoe UI"/>
          <w:i/>
          <w:iCs/>
          <w:color w:val="212121"/>
          <w:shd w:val="clear" w:color="auto" w:fill="FFFFFF"/>
        </w:rPr>
        <w:t xml:space="preserve"> (Korean Soc</w:t>
      </w:r>
      <w:r>
        <w:rPr>
          <w:rFonts w:ascii="Segoe UI" w:hAnsi="Segoe UI" w:cs="Segoe UI"/>
          <w:i/>
          <w:iCs/>
          <w:color w:val="212121"/>
          <w:shd w:val="clear" w:color="auto" w:fill="FFFFFF"/>
        </w:rPr>
        <w:t>iety</w:t>
      </w:r>
      <w:r w:rsidRPr="00602A22">
        <w:rPr>
          <w:rFonts w:ascii="Segoe UI" w:hAnsi="Segoe UI" w:cs="Segoe UI"/>
          <w:i/>
          <w:iCs/>
          <w:color w:val="212121"/>
          <w:shd w:val="clear" w:color="auto" w:fill="FFFFFF"/>
        </w:rPr>
        <w:t xml:space="preserve"> Nurs</w:t>
      </w:r>
      <w:r>
        <w:rPr>
          <w:rFonts w:ascii="Segoe UI" w:hAnsi="Segoe UI" w:cs="Segoe UI"/>
          <w:i/>
          <w:iCs/>
          <w:color w:val="212121"/>
          <w:shd w:val="clear" w:color="auto" w:fill="FFFFFF"/>
        </w:rPr>
        <w:t>ing</w:t>
      </w:r>
      <w:r w:rsidRPr="00602A22">
        <w:rPr>
          <w:rFonts w:ascii="Segoe UI" w:hAnsi="Segoe UI" w:cs="Segoe UI"/>
          <w:i/>
          <w:iCs/>
          <w:color w:val="212121"/>
          <w:shd w:val="clear" w:color="auto" w:fill="FFFFFF"/>
        </w:rPr>
        <w:t xml:space="preserve"> Sci</w:t>
      </w:r>
      <w:r>
        <w:rPr>
          <w:rFonts w:ascii="Segoe UI" w:hAnsi="Segoe UI" w:cs="Segoe UI"/>
          <w:i/>
          <w:iCs/>
          <w:color w:val="212121"/>
          <w:shd w:val="clear" w:color="auto" w:fill="FFFFFF"/>
        </w:rPr>
        <w:t>ences</w:t>
      </w:r>
      <w:r w:rsidRPr="00602A22">
        <w:rPr>
          <w:rFonts w:ascii="Segoe UI" w:hAnsi="Segoe UI" w:cs="Segoe UI"/>
          <w:i/>
          <w:iCs/>
          <w:color w:val="212121"/>
          <w:shd w:val="clear" w:color="auto" w:fill="FFFFFF"/>
        </w:rPr>
        <w:t>)</w:t>
      </w:r>
      <w:r>
        <w:rPr>
          <w:rFonts w:ascii="Segoe UI" w:hAnsi="Segoe UI" w:cs="Segoe UI"/>
          <w:color w:val="212121"/>
          <w:shd w:val="clear" w:color="auto" w:fill="FFFFFF"/>
        </w:rPr>
        <w:t>,</w:t>
      </w:r>
      <w:r w:rsidRPr="00602A22">
        <w:rPr>
          <w:rFonts w:ascii="Segoe UI" w:hAnsi="Segoe UI" w:cs="Segoe UI"/>
          <w:color w:val="212121"/>
          <w:shd w:val="clear" w:color="auto" w:fill="FFFFFF"/>
        </w:rPr>
        <w:t xml:space="preserve"> 2019;13(1):20-29. </w:t>
      </w:r>
    </w:p>
    <w:p w14:paraId="0A87761C" w14:textId="77777777" w:rsidR="00627D0B" w:rsidRDefault="00627D0B" w:rsidP="00627D0B">
      <w:pPr>
        <w:spacing w:after="0"/>
        <w:ind w:left="720"/>
        <w:jc w:val="both"/>
        <w:rPr>
          <w:rFonts w:ascii="Times New Roman" w:eastAsia="Times New Roman" w:hAnsi="Times New Roman" w:cs="Times New Roman"/>
          <w:bCs/>
          <w:sz w:val="28"/>
          <w:szCs w:val="28"/>
          <w:lang w:bidi="fa-IR"/>
        </w:rPr>
      </w:pPr>
    </w:p>
    <w:p w14:paraId="554A30EB" w14:textId="19A92F47"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sidRPr="00602A22">
        <w:rPr>
          <w:rFonts w:ascii="Segoe UI" w:hAnsi="Segoe UI" w:cs="Segoe UI"/>
          <w:color w:val="212121"/>
          <w:shd w:val="clear" w:color="auto" w:fill="FFFFFF"/>
        </w:rPr>
        <w:t>Kim SJ, Shin H, Lee J, Kang S, Bartlett R. A smartphone application to educate undergraduate nursing students about providing care for infant airway obstruction. </w:t>
      </w:r>
      <w:r w:rsidRPr="00602A22">
        <w:rPr>
          <w:rFonts w:ascii="Segoe UI" w:hAnsi="Segoe UI" w:cs="Segoe UI"/>
          <w:i/>
          <w:iCs/>
          <w:color w:val="212121"/>
          <w:shd w:val="clear" w:color="auto" w:fill="FFFFFF"/>
        </w:rPr>
        <w:t>Nurse Educ</w:t>
      </w:r>
      <w:r>
        <w:rPr>
          <w:rFonts w:ascii="Segoe UI" w:hAnsi="Segoe UI" w:cs="Segoe UI"/>
          <w:i/>
          <w:iCs/>
          <w:color w:val="212121"/>
          <w:shd w:val="clear" w:color="auto" w:fill="FFFFFF"/>
        </w:rPr>
        <w:t>ation</w:t>
      </w:r>
      <w:r w:rsidRPr="00602A22">
        <w:rPr>
          <w:rFonts w:ascii="Segoe UI" w:hAnsi="Segoe UI" w:cs="Segoe UI"/>
          <w:i/>
          <w:iCs/>
          <w:color w:val="212121"/>
          <w:shd w:val="clear" w:color="auto" w:fill="FFFFFF"/>
        </w:rPr>
        <w:t xml:space="preserve"> Today</w:t>
      </w:r>
      <w:r w:rsidRPr="00602A22">
        <w:rPr>
          <w:rFonts w:ascii="Segoe UI" w:hAnsi="Segoe UI" w:cs="Segoe UI"/>
          <w:color w:val="212121"/>
          <w:shd w:val="clear" w:color="auto" w:fill="FFFFFF"/>
        </w:rPr>
        <w:t xml:space="preserve">. 2017;48:145-152. </w:t>
      </w:r>
    </w:p>
    <w:p w14:paraId="458C48C6" w14:textId="77777777" w:rsidR="00627D0B" w:rsidRDefault="00627D0B" w:rsidP="00627D0B">
      <w:pPr>
        <w:spacing w:after="0"/>
        <w:ind w:left="720"/>
        <w:jc w:val="both"/>
        <w:rPr>
          <w:rFonts w:ascii="Times New Roman" w:eastAsia="Times New Roman" w:hAnsi="Times New Roman" w:cs="Times New Roman"/>
          <w:bCs/>
          <w:sz w:val="28"/>
          <w:szCs w:val="28"/>
          <w:lang w:bidi="fa-IR"/>
        </w:rPr>
      </w:pPr>
    </w:p>
    <w:p w14:paraId="190FC050" w14:textId="09CAD64F"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O'Connor, Siobhan &amp; Andrews, Tom. Smartphones and mobile applications (apps) in clinical nursing education: A student perspective. Nurse Education Today,2018; 69(10):1016</w:t>
      </w:r>
    </w:p>
    <w:p w14:paraId="2F08C055" w14:textId="77777777" w:rsidR="00627D0B" w:rsidRDefault="00627D0B" w:rsidP="00627D0B">
      <w:pPr>
        <w:spacing w:after="0"/>
        <w:ind w:left="720"/>
        <w:jc w:val="both"/>
        <w:rPr>
          <w:rFonts w:ascii="Times New Roman" w:eastAsia="Times New Roman" w:hAnsi="Times New Roman" w:cs="Times New Roman"/>
          <w:bCs/>
          <w:sz w:val="28"/>
          <w:szCs w:val="28"/>
          <w:lang w:bidi="fa-IR"/>
        </w:rPr>
      </w:pPr>
    </w:p>
    <w:p w14:paraId="1191F209" w14:textId="31D0B6FC"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 xml:space="preserve">Vicdan AK, Baybuga MS. Nursing Students’ Views and Experiences Concerning the Use of Mobile Applications in Nursing Education: A Qualitative Study. Int Arch Nurs Health Care,2019; 5:137. </w:t>
      </w:r>
    </w:p>
    <w:p w14:paraId="620C1163" w14:textId="77777777" w:rsidR="00627D0B" w:rsidRDefault="00627D0B" w:rsidP="00627D0B">
      <w:pPr>
        <w:spacing w:after="0"/>
        <w:ind w:left="720"/>
        <w:jc w:val="both"/>
        <w:rPr>
          <w:rFonts w:ascii="Times New Roman" w:eastAsia="Times New Roman" w:hAnsi="Times New Roman" w:cs="Times New Roman"/>
          <w:bCs/>
          <w:sz w:val="28"/>
          <w:szCs w:val="28"/>
          <w:lang w:bidi="fa-IR"/>
        </w:rPr>
      </w:pPr>
    </w:p>
    <w:p w14:paraId="2C426E66" w14:textId="1530F114" w:rsidR="00627D0B" w:rsidRDefault="00602A22" w:rsidP="00627D0B">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Mayer MA, Rodríguez Blanco O, Torrejon A</w:t>
      </w:r>
      <w:r w:rsidR="00627D0B">
        <w:rPr>
          <w:rFonts w:ascii="Times New Roman" w:eastAsia="Times New Roman" w:hAnsi="Times New Roman" w:cs="Times New Roman"/>
          <w:bCs/>
          <w:sz w:val="28"/>
          <w:szCs w:val="28"/>
          <w:lang w:bidi="fa-IR"/>
        </w:rPr>
        <w:t>.</w:t>
      </w:r>
      <w:r>
        <w:rPr>
          <w:rFonts w:ascii="Times New Roman" w:eastAsia="Times New Roman" w:hAnsi="Times New Roman" w:cs="Times New Roman"/>
          <w:bCs/>
          <w:sz w:val="28"/>
          <w:szCs w:val="28"/>
          <w:lang w:bidi="fa-IR"/>
        </w:rPr>
        <w:t xml:space="preserve"> Use of Health Apps by Nurses for Professional Purposes: Web-Based Survey Study JMIR Mhealth Uhealth 2019;7(11):</w:t>
      </w:r>
      <w:r w:rsidR="00627D0B">
        <w:rPr>
          <w:rFonts w:ascii="Times New Roman" w:eastAsia="Times New Roman" w:hAnsi="Times New Roman" w:cs="Times New Roman"/>
          <w:bCs/>
          <w:sz w:val="28"/>
          <w:szCs w:val="28"/>
          <w:lang w:bidi="fa-IR"/>
        </w:rPr>
        <w:t xml:space="preserve"> </w:t>
      </w:r>
      <w:r>
        <w:rPr>
          <w:rFonts w:ascii="Times New Roman" w:eastAsia="Times New Roman" w:hAnsi="Times New Roman" w:cs="Times New Roman"/>
          <w:bCs/>
          <w:sz w:val="28"/>
          <w:szCs w:val="28"/>
          <w:lang w:bidi="fa-IR"/>
        </w:rPr>
        <w:t>e15195</w:t>
      </w:r>
    </w:p>
    <w:p w14:paraId="0B9208F0" w14:textId="77777777" w:rsidR="00627D0B" w:rsidRDefault="00627D0B" w:rsidP="00627D0B">
      <w:pPr>
        <w:pStyle w:val="ListParagraph"/>
        <w:rPr>
          <w:rFonts w:ascii="Times New Roman" w:hAnsi="Times New Roman" w:cs="Times New Roman"/>
          <w:bCs/>
          <w:sz w:val="28"/>
          <w:szCs w:val="28"/>
          <w:lang w:bidi="fa-IR"/>
        </w:rPr>
      </w:pPr>
    </w:p>
    <w:p w14:paraId="5903FAE2" w14:textId="119D4C42" w:rsidR="00602A22" w:rsidRDefault="00602A22" w:rsidP="00627D0B">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de Jong A, Donelle L, Kerr M</w:t>
      </w:r>
      <w:r w:rsidR="00627D0B">
        <w:rPr>
          <w:rFonts w:ascii="Times New Roman" w:eastAsia="Times New Roman" w:hAnsi="Times New Roman" w:cs="Times New Roman"/>
          <w:bCs/>
          <w:sz w:val="28"/>
          <w:szCs w:val="28"/>
          <w:lang w:bidi="fa-IR"/>
        </w:rPr>
        <w:t>.</w:t>
      </w:r>
      <w:r>
        <w:rPr>
          <w:rFonts w:ascii="Times New Roman" w:eastAsia="Times New Roman" w:hAnsi="Times New Roman" w:cs="Times New Roman"/>
          <w:bCs/>
          <w:sz w:val="28"/>
          <w:szCs w:val="28"/>
          <w:lang w:bidi="fa-IR"/>
        </w:rPr>
        <w:t xml:space="preserve"> Nurses’</w:t>
      </w:r>
      <w:r w:rsidR="00627D0B">
        <w:rPr>
          <w:rFonts w:ascii="Times New Roman" w:eastAsia="Times New Roman" w:hAnsi="Times New Roman" w:cs="Times New Roman"/>
          <w:bCs/>
          <w:sz w:val="28"/>
          <w:szCs w:val="28"/>
          <w:lang w:bidi="fa-IR"/>
        </w:rPr>
        <w:t xml:space="preserve"> u</w:t>
      </w:r>
      <w:r>
        <w:rPr>
          <w:rFonts w:ascii="Times New Roman" w:eastAsia="Times New Roman" w:hAnsi="Times New Roman" w:cs="Times New Roman"/>
          <w:bCs/>
          <w:sz w:val="28"/>
          <w:szCs w:val="28"/>
          <w:lang w:bidi="fa-IR"/>
        </w:rPr>
        <w:t>se of Personal Smartphone Technology in the Workplace: Scoping Review JMIR Mhealth Uhealth 2020;8(11):</w:t>
      </w:r>
      <w:r w:rsidR="00627D0B">
        <w:rPr>
          <w:rFonts w:ascii="Times New Roman" w:eastAsia="Times New Roman" w:hAnsi="Times New Roman" w:cs="Times New Roman"/>
          <w:bCs/>
          <w:sz w:val="28"/>
          <w:szCs w:val="28"/>
          <w:lang w:bidi="fa-IR"/>
        </w:rPr>
        <w:t xml:space="preserve"> </w:t>
      </w:r>
      <w:r>
        <w:rPr>
          <w:rFonts w:ascii="Times New Roman" w:eastAsia="Times New Roman" w:hAnsi="Times New Roman" w:cs="Times New Roman"/>
          <w:bCs/>
          <w:sz w:val="28"/>
          <w:szCs w:val="28"/>
          <w:lang w:bidi="fa-IR"/>
        </w:rPr>
        <w:t>e18774</w:t>
      </w:r>
    </w:p>
    <w:p w14:paraId="08BC8932" w14:textId="77777777" w:rsidR="00602A22" w:rsidRDefault="00602A22" w:rsidP="00602A22">
      <w:pPr>
        <w:spacing w:after="0"/>
        <w:jc w:val="both"/>
        <w:rPr>
          <w:rFonts w:ascii="Times New Roman" w:eastAsia="Times New Roman" w:hAnsi="Times New Roman" w:cs="Times New Roman"/>
          <w:bCs/>
          <w:sz w:val="28"/>
          <w:szCs w:val="28"/>
          <w:lang w:bidi="fa-IR"/>
        </w:rPr>
      </w:pPr>
    </w:p>
    <w:p w14:paraId="34C2A531" w14:textId="40074983"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lastRenderedPageBreak/>
        <w:t>Egilsdottir HÖ, Heyn LG, Brembo EA, Byermoen KR, Moen A, Eide H</w:t>
      </w:r>
      <w:r w:rsidR="00627D0B">
        <w:rPr>
          <w:rFonts w:ascii="Times New Roman" w:eastAsia="Times New Roman" w:hAnsi="Times New Roman" w:cs="Times New Roman"/>
          <w:bCs/>
          <w:sz w:val="28"/>
          <w:szCs w:val="28"/>
          <w:lang w:bidi="fa-IR"/>
        </w:rPr>
        <w:t xml:space="preserve">. </w:t>
      </w:r>
      <w:r>
        <w:rPr>
          <w:rFonts w:ascii="Times New Roman" w:eastAsia="Times New Roman" w:hAnsi="Times New Roman" w:cs="Times New Roman"/>
          <w:bCs/>
          <w:sz w:val="28"/>
          <w:szCs w:val="28"/>
          <w:lang w:bidi="fa-IR"/>
        </w:rPr>
        <w:t>Configuration of Mobile Learning Tools to Support Basic Physical Assessment in Nursing Education: Longitudinal Participatory Design Approach JMIR Mhealth Uhealth</w:t>
      </w:r>
      <w:r w:rsidR="00627D0B">
        <w:rPr>
          <w:rFonts w:ascii="Times New Roman" w:eastAsia="Times New Roman" w:hAnsi="Times New Roman" w:cs="Times New Roman"/>
          <w:bCs/>
          <w:sz w:val="28"/>
          <w:szCs w:val="28"/>
          <w:lang w:bidi="fa-IR"/>
        </w:rPr>
        <w:t xml:space="preserve">, </w:t>
      </w:r>
      <w:r>
        <w:rPr>
          <w:rFonts w:ascii="Times New Roman" w:eastAsia="Times New Roman" w:hAnsi="Times New Roman" w:cs="Times New Roman"/>
          <w:bCs/>
          <w:sz w:val="28"/>
          <w:szCs w:val="28"/>
          <w:lang w:bidi="fa-IR"/>
        </w:rPr>
        <w:t>2021;</w:t>
      </w:r>
      <w:r w:rsidR="00627D0B">
        <w:rPr>
          <w:rFonts w:ascii="Times New Roman" w:eastAsia="Times New Roman" w:hAnsi="Times New Roman" w:cs="Times New Roman"/>
          <w:bCs/>
          <w:sz w:val="28"/>
          <w:szCs w:val="28"/>
          <w:lang w:bidi="fa-IR"/>
        </w:rPr>
        <w:t xml:space="preserve"> </w:t>
      </w:r>
      <w:r>
        <w:rPr>
          <w:rFonts w:ascii="Times New Roman" w:eastAsia="Times New Roman" w:hAnsi="Times New Roman" w:cs="Times New Roman"/>
          <w:bCs/>
          <w:sz w:val="28"/>
          <w:szCs w:val="28"/>
          <w:lang w:bidi="fa-IR"/>
        </w:rPr>
        <w:t>9(1):</w:t>
      </w:r>
      <w:r w:rsidR="00627D0B">
        <w:rPr>
          <w:rFonts w:ascii="Times New Roman" w:eastAsia="Times New Roman" w:hAnsi="Times New Roman" w:cs="Times New Roman"/>
          <w:bCs/>
          <w:sz w:val="28"/>
          <w:szCs w:val="28"/>
          <w:lang w:bidi="fa-IR"/>
        </w:rPr>
        <w:t xml:space="preserve"> </w:t>
      </w:r>
      <w:r>
        <w:rPr>
          <w:rFonts w:ascii="Times New Roman" w:eastAsia="Times New Roman" w:hAnsi="Times New Roman" w:cs="Times New Roman"/>
          <w:bCs/>
          <w:sz w:val="28"/>
          <w:szCs w:val="28"/>
          <w:lang w:bidi="fa-IR"/>
        </w:rPr>
        <w:t>e22633</w:t>
      </w:r>
    </w:p>
    <w:p w14:paraId="2A481348" w14:textId="77777777" w:rsidR="00602A22" w:rsidRDefault="00602A22" w:rsidP="00602A22">
      <w:pPr>
        <w:spacing w:after="0"/>
        <w:jc w:val="both"/>
        <w:rPr>
          <w:rFonts w:ascii="Times New Roman" w:eastAsia="Times New Roman" w:hAnsi="Times New Roman" w:cs="Times New Roman"/>
          <w:bCs/>
          <w:sz w:val="28"/>
          <w:szCs w:val="28"/>
          <w:lang w:bidi="fa-IR"/>
        </w:rPr>
      </w:pPr>
    </w:p>
    <w:p w14:paraId="0804080F" w14:textId="7C6D9668"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Gilardi M, Honnan S, Sheerman L, Cund A, Rae S. Nursing XR – A VR application to teach decision making to student nurses. 2022. Paper presented at European Conference on Game Based Learning 2022, Lisbon, Portugal</w:t>
      </w:r>
      <w:r>
        <w:rPr>
          <w:rFonts w:ascii="Times New Roman" w:eastAsia="Times New Roman" w:hAnsi="Times New Roman" w:cs="Times New Roman"/>
          <w:bCs/>
          <w:sz w:val="28"/>
          <w:szCs w:val="28"/>
          <w:rtl/>
          <w:lang w:bidi="fa-IR"/>
        </w:rPr>
        <w:t>.</w:t>
      </w:r>
    </w:p>
    <w:p w14:paraId="1DB5CF3D" w14:textId="77777777" w:rsidR="00602A22" w:rsidRDefault="00602A22" w:rsidP="00602A22">
      <w:pPr>
        <w:spacing w:after="0"/>
        <w:jc w:val="both"/>
        <w:rPr>
          <w:rFonts w:ascii="Times New Roman" w:eastAsia="Times New Roman" w:hAnsi="Times New Roman" w:cs="Times New Roman"/>
          <w:bCs/>
          <w:sz w:val="28"/>
          <w:szCs w:val="28"/>
          <w:lang w:bidi="fa-IR"/>
        </w:rPr>
      </w:pPr>
    </w:p>
    <w:p w14:paraId="3128E303" w14:textId="1DEFD9AA"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Najafi T, Haghani H, Mollaee Z. The Effect of Smartphone-Based Learning on the Knowledge of nursing students’</w:t>
      </w:r>
      <w:r w:rsidR="00627D0B">
        <w:rPr>
          <w:rFonts w:ascii="Times New Roman" w:eastAsia="Times New Roman" w:hAnsi="Times New Roman" w:cs="Times New Roman"/>
          <w:bCs/>
          <w:sz w:val="28"/>
          <w:szCs w:val="28"/>
          <w:lang w:bidi="fa-IR"/>
        </w:rPr>
        <w:t xml:space="preserve"> </w:t>
      </w:r>
      <w:r>
        <w:rPr>
          <w:rFonts w:ascii="Times New Roman" w:eastAsia="Times New Roman" w:hAnsi="Times New Roman" w:cs="Times New Roman"/>
          <w:bCs/>
          <w:sz w:val="28"/>
          <w:szCs w:val="28"/>
          <w:lang w:bidi="fa-IR"/>
        </w:rPr>
        <w:t>of adult basic cardiopulmonary resuscitation.</w:t>
      </w:r>
      <w:r w:rsidR="00627D0B">
        <w:rPr>
          <w:rFonts w:ascii="Times New Roman" w:eastAsia="Times New Roman" w:hAnsi="Times New Roman" w:cs="Times New Roman"/>
          <w:bCs/>
          <w:sz w:val="28"/>
          <w:szCs w:val="28"/>
          <w:lang w:bidi="fa-IR"/>
        </w:rPr>
        <w:t xml:space="preserve"> </w:t>
      </w:r>
      <w:r>
        <w:rPr>
          <w:rFonts w:ascii="Times New Roman" w:eastAsia="Times New Roman" w:hAnsi="Times New Roman" w:cs="Times New Roman"/>
          <w:bCs/>
          <w:sz w:val="28"/>
          <w:szCs w:val="28"/>
          <w:lang w:bidi="fa-IR"/>
        </w:rPr>
        <w:t>Educ</w:t>
      </w:r>
      <w:r w:rsidR="00627D0B">
        <w:rPr>
          <w:rFonts w:ascii="Times New Roman" w:eastAsia="Times New Roman" w:hAnsi="Times New Roman" w:cs="Times New Roman"/>
          <w:bCs/>
          <w:sz w:val="28"/>
          <w:szCs w:val="28"/>
          <w:lang w:bidi="fa-IR"/>
        </w:rPr>
        <w:t>ation</w:t>
      </w:r>
      <w:r>
        <w:rPr>
          <w:rFonts w:ascii="Times New Roman" w:eastAsia="Times New Roman" w:hAnsi="Times New Roman" w:cs="Times New Roman"/>
          <w:bCs/>
          <w:sz w:val="28"/>
          <w:szCs w:val="28"/>
          <w:lang w:bidi="fa-IR"/>
        </w:rPr>
        <w:t xml:space="preserve"> Strategy</w:t>
      </w:r>
      <w:r w:rsidR="00627D0B">
        <w:rPr>
          <w:rFonts w:ascii="Times New Roman" w:eastAsia="Times New Roman" w:hAnsi="Times New Roman" w:cs="Times New Roman"/>
          <w:bCs/>
          <w:sz w:val="28"/>
          <w:szCs w:val="28"/>
          <w:lang w:bidi="fa-IR"/>
        </w:rPr>
        <w:t xml:space="preserve"> on</w:t>
      </w:r>
      <w:r>
        <w:rPr>
          <w:rFonts w:ascii="Times New Roman" w:eastAsia="Times New Roman" w:hAnsi="Times New Roman" w:cs="Times New Roman"/>
          <w:bCs/>
          <w:sz w:val="28"/>
          <w:szCs w:val="28"/>
          <w:lang w:bidi="fa-IR"/>
        </w:rPr>
        <w:t xml:space="preserve"> Med</w:t>
      </w:r>
      <w:r w:rsidR="00627D0B">
        <w:rPr>
          <w:rFonts w:ascii="Times New Roman" w:eastAsia="Times New Roman" w:hAnsi="Times New Roman" w:cs="Times New Roman"/>
          <w:bCs/>
          <w:sz w:val="28"/>
          <w:szCs w:val="28"/>
          <w:lang w:bidi="fa-IR"/>
        </w:rPr>
        <w:t>ical</w:t>
      </w:r>
      <w:r>
        <w:rPr>
          <w:rFonts w:ascii="Times New Roman" w:eastAsia="Times New Roman" w:hAnsi="Times New Roman" w:cs="Times New Roman"/>
          <w:bCs/>
          <w:sz w:val="28"/>
          <w:szCs w:val="28"/>
          <w:lang w:bidi="fa-IR"/>
        </w:rPr>
        <w:t xml:space="preserve"> Sci</w:t>
      </w:r>
      <w:r w:rsidR="00627D0B">
        <w:rPr>
          <w:rFonts w:ascii="Times New Roman" w:eastAsia="Times New Roman" w:hAnsi="Times New Roman" w:cs="Times New Roman"/>
          <w:bCs/>
          <w:sz w:val="28"/>
          <w:szCs w:val="28"/>
          <w:lang w:bidi="fa-IR"/>
        </w:rPr>
        <w:t>ences,</w:t>
      </w:r>
      <w:r>
        <w:rPr>
          <w:rFonts w:ascii="Times New Roman" w:eastAsia="Times New Roman" w:hAnsi="Times New Roman" w:cs="Times New Roman"/>
          <w:bCs/>
          <w:sz w:val="28"/>
          <w:szCs w:val="28"/>
          <w:lang w:bidi="fa-IR"/>
        </w:rPr>
        <w:t xml:space="preserve"> 2020; 12 (6) :36-44</w:t>
      </w:r>
    </w:p>
    <w:p w14:paraId="0899CA9A" w14:textId="77777777" w:rsidR="00602A22" w:rsidRDefault="00602A22" w:rsidP="00602A22">
      <w:pPr>
        <w:spacing w:after="0"/>
        <w:jc w:val="both"/>
        <w:rPr>
          <w:rFonts w:ascii="Times New Roman" w:eastAsia="Times New Roman" w:hAnsi="Times New Roman" w:cs="Times New Roman"/>
          <w:bCs/>
          <w:sz w:val="28"/>
          <w:szCs w:val="28"/>
          <w:lang w:bidi="fa-IR"/>
        </w:rPr>
      </w:pPr>
    </w:p>
    <w:p w14:paraId="4742E903" w14:textId="2E7D728B"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AL-Mugheed K, Bayraktar N, Al-Bsheish M, AlSyouf A, Aldhmadi BK, Jarrar M</w:t>
      </w:r>
      <w:r w:rsidR="00627D0B">
        <w:rPr>
          <w:rFonts w:ascii="Times New Roman" w:eastAsia="Times New Roman" w:hAnsi="Times New Roman" w:cs="Times New Roman"/>
          <w:bCs/>
          <w:sz w:val="28"/>
          <w:szCs w:val="28"/>
          <w:lang w:bidi="fa-IR"/>
        </w:rPr>
        <w:t>.</w:t>
      </w:r>
      <w:r>
        <w:rPr>
          <w:rFonts w:ascii="Times New Roman" w:eastAsia="Times New Roman" w:hAnsi="Times New Roman" w:cs="Times New Roman"/>
          <w:bCs/>
          <w:sz w:val="28"/>
          <w:szCs w:val="28"/>
          <w:lang w:bidi="fa-IR"/>
        </w:rPr>
        <w:t xml:space="preserve"> Effectiveness of game-based virtual reality phone application and online education on knowledge, attitude and compliance of standard precautions among nursing students. </w:t>
      </w:r>
      <w:r w:rsidR="00627D0B">
        <w:rPr>
          <w:rFonts w:ascii="Times New Roman" w:eastAsia="Times New Roman" w:hAnsi="Times New Roman" w:cs="Times New Roman"/>
          <w:bCs/>
          <w:sz w:val="28"/>
          <w:szCs w:val="28"/>
          <w:lang w:bidi="fa-IR"/>
        </w:rPr>
        <w:t>Plos One, 2021;</w:t>
      </w:r>
      <w:r>
        <w:rPr>
          <w:rFonts w:ascii="Times New Roman" w:eastAsia="Times New Roman" w:hAnsi="Times New Roman" w:cs="Times New Roman"/>
          <w:bCs/>
          <w:sz w:val="28"/>
          <w:szCs w:val="28"/>
          <w:lang w:bidi="fa-IR"/>
        </w:rPr>
        <w:t>17(11): e0275130</w:t>
      </w:r>
      <w:r>
        <w:rPr>
          <w:rFonts w:ascii="Times New Roman" w:eastAsia="Times New Roman" w:hAnsi="Times New Roman" w:cs="Times New Roman"/>
          <w:bCs/>
          <w:sz w:val="28"/>
          <w:szCs w:val="28"/>
          <w:rtl/>
          <w:lang w:bidi="fa-IR"/>
        </w:rPr>
        <w:t>.</w:t>
      </w:r>
    </w:p>
    <w:p w14:paraId="6CF1E14B" w14:textId="77777777" w:rsidR="00602A22" w:rsidRDefault="00602A22" w:rsidP="00602A22">
      <w:pPr>
        <w:spacing w:after="0"/>
        <w:jc w:val="both"/>
        <w:rPr>
          <w:rFonts w:ascii="Times New Roman" w:eastAsia="Times New Roman" w:hAnsi="Times New Roman" w:cs="Times New Roman"/>
          <w:bCs/>
          <w:sz w:val="28"/>
          <w:szCs w:val="28"/>
          <w:lang w:bidi="fa-IR"/>
        </w:rPr>
      </w:pPr>
    </w:p>
    <w:p w14:paraId="04EA6305" w14:textId="4C54E63C"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Motamed-Jahromi M, Eshghi F, Dadgar F, Nejadsadeghi E, Meshkani Z, et al. The Effect of Team-based Training Through Smartphone Applications on Nursing Students’ Clinical Skills and Problem-Solving Ability. Shiraz E-Med</w:t>
      </w:r>
      <w:r w:rsidR="00627D0B">
        <w:rPr>
          <w:rFonts w:ascii="Times New Roman" w:eastAsia="Times New Roman" w:hAnsi="Times New Roman" w:cs="Times New Roman"/>
          <w:bCs/>
          <w:sz w:val="28"/>
          <w:szCs w:val="28"/>
          <w:lang w:bidi="fa-IR"/>
        </w:rPr>
        <w:t>ical</w:t>
      </w:r>
      <w:r>
        <w:rPr>
          <w:rFonts w:ascii="Times New Roman" w:eastAsia="Times New Roman" w:hAnsi="Times New Roman" w:cs="Times New Roman"/>
          <w:bCs/>
          <w:sz w:val="28"/>
          <w:szCs w:val="28"/>
          <w:lang w:bidi="fa-IR"/>
        </w:rPr>
        <w:t xml:space="preserve"> J</w:t>
      </w:r>
      <w:r w:rsidR="00627D0B">
        <w:rPr>
          <w:rFonts w:ascii="Times New Roman" w:eastAsia="Times New Roman" w:hAnsi="Times New Roman" w:cs="Times New Roman"/>
          <w:bCs/>
          <w:sz w:val="28"/>
          <w:szCs w:val="28"/>
          <w:lang w:bidi="fa-IR"/>
        </w:rPr>
        <w:t>ournal</w:t>
      </w:r>
      <w:r>
        <w:rPr>
          <w:rFonts w:ascii="Times New Roman" w:eastAsia="Times New Roman" w:hAnsi="Times New Roman" w:cs="Times New Roman"/>
          <w:bCs/>
          <w:sz w:val="28"/>
          <w:szCs w:val="28"/>
          <w:lang w:bidi="fa-IR"/>
        </w:rPr>
        <w:t>. 2022;23(5):</w:t>
      </w:r>
      <w:r w:rsidR="00627D0B">
        <w:rPr>
          <w:rFonts w:ascii="Times New Roman" w:eastAsia="Times New Roman" w:hAnsi="Times New Roman" w:cs="Times New Roman"/>
          <w:bCs/>
          <w:sz w:val="28"/>
          <w:szCs w:val="28"/>
          <w:lang w:bidi="fa-IR"/>
        </w:rPr>
        <w:t xml:space="preserve"> </w:t>
      </w:r>
      <w:r>
        <w:rPr>
          <w:rFonts w:ascii="Times New Roman" w:eastAsia="Times New Roman" w:hAnsi="Times New Roman" w:cs="Times New Roman"/>
          <w:bCs/>
          <w:sz w:val="28"/>
          <w:szCs w:val="28"/>
          <w:lang w:bidi="fa-IR"/>
        </w:rPr>
        <w:t>e114324</w:t>
      </w:r>
      <w:r>
        <w:rPr>
          <w:rFonts w:ascii="Times New Roman" w:eastAsia="Times New Roman" w:hAnsi="Times New Roman" w:cs="Times New Roman"/>
          <w:bCs/>
          <w:sz w:val="28"/>
          <w:szCs w:val="28"/>
          <w:rtl/>
          <w:lang w:bidi="fa-IR"/>
        </w:rPr>
        <w:t>.</w:t>
      </w:r>
    </w:p>
    <w:p w14:paraId="2F76D016" w14:textId="1555FC73" w:rsidR="00602A22" w:rsidRDefault="00602A22" w:rsidP="00602A22">
      <w:pPr>
        <w:spacing w:after="0"/>
        <w:jc w:val="both"/>
        <w:rPr>
          <w:rFonts w:ascii="Times New Roman" w:eastAsia="Times New Roman" w:hAnsi="Times New Roman" w:cs="Times New Roman"/>
          <w:bCs/>
          <w:sz w:val="28"/>
          <w:szCs w:val="28"/>
          <w:lang w:bidi="fa-IR"/>
        </w:rPr>
      </w:pPr>
    </w:p>
    <w:p w14:paraId="7C19B11B" w14:textId="30FC2E78"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Mohammadi G, Pezeshki F, Mohammadhosseinzadeh Vatanchi Y, Moghbeli F. Application of Technology in Educating Nursing Students During COVID-19: A Systematic Review. Front Health Inform</w:t>
      </w:r>
      <w:r w:rsidR="00627D0B">
        <w:rPr>
          <w:rFonts w:ascii="Times New Roman" w:eastAsia="Times New Roman" w:hAnsi="Times New Roman" w:cs="Times New Roman"/>
          <w:bCs/>
          <w:sz w:val="28"/>
          <w:szCs w:val="28"/>
          <w:lang w:bidi="fa-IR"/>
        </w:rPr>
        <w:t>ation,</w:t>
      </w:r>
      <w:r>
        <w:rPr>
          <w:rFonts w:ascii="Times New Roman" w:eastAsia="Times New Roman" w:hAnsi="Times New Roman" w:cs="Times New Roman"/>
          <w:bCs/>
          <w:sz w:val="28"/>
          <w:szCs w:val="28"/>
          <w:lang w:bidi="fa-IR"/>
        </w:rPr>
        <w:t xml:space="preserve"> 2021; 10: 64</w:t>
      </w:r>
      <w:r>
        <w:rPr>
          <w:rFonts w:ascii="Times New Roman" w:eastAsia="Times New Roman" w:hAnsi="Times New Roman" w:cs="Times New Roman"/>
          <w:bCs/>
          <w:sz w:val="28"/>
          <w:szCs w:val="28"/>
          <w:rtl/>
          <w:lang w:bidi="fa-IR"/>
        </w:rPr>
        <w:t>.</w:t>
      </w:r>
    </w:p>
    <w:p w14:paraId="00AC6634" w14:textId="77777777" w:rsidR="00602A22" w:rsidRDefault="00602A22" w:rsidP="00602A22">
      <w:pPr>
        <w:spacing w:after="0"/>
        <w:jc w:val="both"/>
        <w:rPr>
          <w:rFonts w:ascii="Times New Roman" w:eastAsia="Times New Roman" w:hAnsi="Times New Roman" w:cs="Times New Roman"/>
          <w:bCs/>
          <w:sz w:val="28"/>
          <w:szCs w:val="28"/>
          <w:lang w:bidi="fa-IR"/>
        </w:rPr>
      </w:pPr>
    </w:p>
    <w:p w14:paraId="638653DB" w14:textId="502208D7"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Jang S, Suh EE. Development and application of a mobile-based multimedia nursing competency evaluation system for nursing students: A mixed-method randomized controlled study. Nurse Educ</w:t>
      </w:r>
      <w:r w:rsidR="00627D0B">
        <w:rPr>
          <w:rFonts w:ascii="Times New Roman" w:eastAsia="Times New Roman" w:hAnsi="Times New Roman" w:cs="Times New Roman"/>
          <w:bCs/>
          <w:sz w:val="28"/>
          <w:szCs w:val="28"/>
          <w:lang w:bidi="fa-IR"/>
        </w:rPr>
        <w:t>ation</w:t>
      </w:r>
      <w:r>
        <w:rPr>
          <w:rFonts w:ascii="Times New Roman" w:eastAsia="Times New Roman" w:hAnsi="Times New Roman" w:cs="Times New Roman"/>
          <w:bCs/>
          <w:sz w:val="28"/>
          <w:szCs w:val="28"/>
          <w:lang w:bidi="fa-IR"/>
        </w:rPr>
        <w:t xml:space="preserve"> Pract</w:t>
      </w:r>
      <w:r w:rsidR="00627D0B">
        <w:rPr>
          <w:rFonts w:ascii="Times New Roman" w:eastAsia="Times New Roman" w:hAnsi="Times New Roman" w:cs="Times New Roman"/>
          <w:bCs/>
          <w:sz w:val="28"/>
          <w:szCs w:val="28"/>
          <w:lang w:bidi="fa-IR"/>
        </w:rPr>
        <w:t>ice</w:t>
      </w:r>
      <w:r>
        <w:rPr>
          <w:rFonts w:ascii="Times New Roman" w:eastAsia="Times New Roman" w:hAnsi="Times New Roman" w:cs="Times New Roman"/>
          <w:bCs/>
          <w:sz w:val="28"/>
          <w:szCs w:val="28"/>
          <w:lang w:bidi="fa-IR"/>
        </w:rPr>
        <w:t>. 2022</w:t>
      </w:r>
      <w:r w:rsidR="00627D0B">
        <w:rPr>
          <w:rFonts w:ascii="Times New Roman" w:eastAsia="Times New Roman" w:hAnsi="Times New Roman" w:cs="Times New Roman"/>
          <w:bCs/>
          <w:sz w:val="28"/>
          <w:szCs w:val="28"/>
          <w:lang w:bidi="fa-IR"/>
        </w:rPr>
        <w:t xml:space="preserve">; </w:t>
      </w:r>
      <w:r>
        <w:rPr>
          <w:rFonts w:ascii="Times New Roman" w:eastAsia="Times New Roman" w:hAnsi="Times New Roman" w:cs="Times New Roman"/>
          <w:bCs/>
          <w:sz w:val="28"/>
          <w:szCs w:val="28"/>
          <w:lang w:bidi="fa-IR"/>
        </w:rPr>
        <w:t>64:103458.</w:t>
      </w:r>
    </w:p>
    <w:p w14:paraId="334BE9C7" w14:textId="77777777" w:rsidR="00602A22" w:rsidRDefault="00602A22" w:rsidP="00602A22">
      <w:pPr>
        <w:spacing w:after="0"/>
        <w:jc w:val="both"/>
        <w:rPr>
          <w:rFonts w:ascii="Times New Roman" w:eastAsia="Times New Roman" w:hAnsi="Times New Roman" w:cs="Times New Roman"/>
          <w:bCs/>
          <w:sz w:val="28"/>
          <w:szCs w:val="28"/>
          <w:lang w:bidi="fa-IR"/>
        </w:rPr>
      </w:pPr>
    </w:p>
    <w:p w14:paraId="4A1BC6DC" w14:textId="1838FFDB" w:rsidR="00602A22"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Kim H, Suh EE. The Effects of an Interactive Nursing Skills Mobile Application on Nursing Students' Knowledge, Self-efficacy, and Skills Performance: A Randomized Controlled Trial. Asian Nurs</w:t>
      </w:r>
      <w:r w:rsidR="00627D0B">
        <w:rPr>
          <w:rFonts w:ascii="Times New Roman" w:eastAsia="Times New Roman" w:hAnsi="Times New Roman" w:cs="Times New Roman"/>
          <w:bCs/>
          <w:sz w:val="28"/>
          <w:szCs w:val="28"/>
          <w:lang w:bidi="fa-IR"/>
        </w:rPr>
        <w:t>ing</w:t>
      </w:r>
      <w:r>
        <w:rPr>
          <w:rFonts w:ascii="Times New Roman" w:eastAsia="Times New Roman" w:hAnsi="Times New Roman" w:cs="Times New Roman"/>
          <w:bCs/>
          <w:sz w:val="28"/>
          <w:szCs w:val="28"/>
          <w:lang w:bidi="fa-IR"/>
        </w:rPr>
        <w:t xml:space="preserve"> Res</w:t>
      </w:r>
      <w:r w:rsidR="00627D0B">
        <w:rPr>
          <w:rFonts w:ascii="Times New Roman" w:eastAsia="Times New Roman" w:hAnsi="Times New Roman" w:cs="Times New Roman"/>
          <w:bCs/>
          <w:sz w:val="28"/>
          <w:szCs w:val="28"/>
          <w:lang w:bidi="fa-IR"/>
        </w:rPr>
        <w:t>earch</w:t>
      </w:r>
      <w:r>
        <w:rPr>
          <w:rFonts w:ascii="Times New Roman" w:eastAsia="Times New Roman" w:hAnsi="Times New Roman" w:cs="Times New Roman"/>
          <w:bCs/>
          <w:sz w:val="28"/>
          <w:szCs w:val="28"/>
          <w:lang w:bidi="fa-IR"/>
        </w:rPr>
        <w:t xml:space="preserve"> (Korean Soc</w:t>
      </w:r>
      <w:r w:rsidR="00627D0B">
        <w:rPr>
          <w:rFonts w:ascii="Times New Roman" w:eastAsia="Times New Roman" w:hAnsi="Times New Roman" w:cs="Times New Roman"/>
          <w:bCs/>
          <w:sz w:val="28"/>
          <w:szCs w:val="28"/>
          <w:lang w:bidi="fa-IR"/>
        </w:rPr>
        <w:t>iety of</w:t>
      </w:r>
      <w:r>
        <w:rPr>
          <w:rFonts w:ascii="Times New Roman" w:eastAsia="Times New Roman" w:hAnsi="Times New Roman" w:cs="Times New Roman"/>
          <w:bCs/>
          <w:sz w:val="28"/>
          <w:szCs w:val="28"/>
          <w:lang w:bidi="fa-IR"/>
        </w:rPr>
        <w:t xml:space="preserve"> Nurs</w:t>
      </w:r>
      <w:r w:rsidR="00627D0B">
        <w:rPr>
          <w:rFonts w:ascii="Times New Roman" w:eastAsia="Times New Roman" w:hAnsi="Times New Roman" w:cs="Times New Roman"/>
          <w:bCs/>
          <w:sz w:val="28"/>
          <w:szCs w:val="28"/>
          <w:lang w:bidi="fa-IR"/>
        </w:rPr>
        <w:t>ing</w:t>
      </w:r>
      <w:r>
        <w:rPr>
          <w:rFonts w:ascii="Times New Roman" w:eastAsia="Times New Roman" w:hAnsi="Times New Roman" w:cs="Times New Roman"/>
          <w:bCs/>
          <w:sz w:val="28"/>
          <w:szCs w:val="28"/>
          <w:lang w:bidi="fa-IR"/>
        </w:rPr>
        <w:t xml:space="preserve"> Sci</w:t>
      </w:r>
      <w:r w:rsidR="00627D0B">
        <w:rPr>
          <w:rFonts w:ascii="Times New Roman" w:eastAsia="Times New Roman" w:hAnsi="Times New Roman" w:cs="Times New Roman"/>
          <w:bCs/>
          <w:sz w:val="28"/>
          <w:szCs w:val="28"/>
          <w:lang w:bidi="fa-IR"/>
        </w:rPr>
        <w:t>ences</w:t>
      </w:r>
      <w:r>
        <w:rPr>
          <w:rFonts w:ascii="Times New Roman" w:eastAsia="Times New Roman" w:hAnsi="Times New Roman" w:cs="Times New Roman"/>
          <w:bCs/>
          <w:sz w:val="28"/>
          <w:szCs w:val="28"/>
          <w:lang w:bidi="fa-IR"/>
        </w:rPr>
        <w:t xml:space="preserve">). 2018 Mar;12(1):17-25. </w:t>
      </w:r>
    </w:p>
    <w:p w14:paraId="7F459231" w14:textId="77777777" w:rsidR="00627D0B" w:rsidRDefault="00627D0B" w:rsidP="00627D0B">
      <w:pPr>
        <w:spacing w:after="0"/>
        <w:ind w:left="720"/>
        <w:jc w:val="both"/>
        <w:rPr>
          <w:rFonts w:ascii="Times New Roman" w:eastAsia="Times New Roman" w:hAnsi="Times New Roman" w:cs="Times New Roman"/>
          <w:bCs/>
          <w:sz w:val="28"/>
          <w:szCs w:val="28"/>
          <w:lang w:bidi="fa-IR"/>
        </w:rPr>
      </w:pPr>
    </w:p>
    <w:p w14:paraId="3EEABE3F" w14:textId="3FAEF317" w:rsidR="006962F7" w:rsidRDefault="00602A22" w:rsidP="00602A22">
      <w:pPr>
        <w:numPr>
          <w:ilvl w:val="0"/>
          <w:numId w:val="38"/>
        </w:numPr>
        <w:spacing w:after="0"/>
        <w:jc w:val="both"/>
        <w:rPr>
          <w:rFonts w:ascii="Times New Roman" w:eastAsia="Times New Roman" w:hAnsi="Times New Roman" w:cs="Times New Roman"/>
          <w:bCs/>
          <w:sz w:val="28"/>
          <w:szCs w:val="28"/>
          <w:lang w:bidi="fa-IR"/>
        </w:rPr>
      </w:pPr>
      <w:r>
        <w:rPr>
          <w:rFonts w:ascii="Times New Roman" w:eastAsia="Times New Roman" w:hAnsi="Times New Roman" w:cs="Times New Roman"/>
          <w:bCs/>
          <w:sz w:val="28"/>
          <w:szCs w:val="28"/>
          <w:lang w:bidi="fa-IR"/>
        </w:rPr>
        <w:t xml:space="preserve">Gutiérrez-Puertas L, García-Viola A, Márquez-Hernández VV, Garrido-Molina JM, Granados-Gámez G, Aguilera-Manrique G. Guess it (SVUAL): An app </w:t>
      </w:r>
      <w:r>
        <w:rPr>
          <w:rFonts w:ascii="Times New Roman" w:eastAsia="Times New Roman" w:hAnsi="Times New Roman" w:cs="Times New Roman"/>
          <w:bCs/>
          <w:sz w:val="28"/>
          <w:szCs w:val="28"/>
          <w:lang w:bidi="fa-IR"/>
        </w:rPr>
        <w:lastRenderedPageBreak/>
        <w:t>designed to help nursing students acquire and retain knowledge about basic and advanced life support techniques. Nurse Educ Pract. 2021;</w:t>
      </w:r>
      <w:r w:rsidR="00151056">
        <w:rPr>
          <w:rFonts w:ascii="Times New Roman" w:eastAsia="Times New Roman" w:hAnsi="Times New Roman" w:cs="Times New Roman"/>
          <w:bCs/>
          <w:sz w:val="28"/>
          <w:szCs w:val="28"/>
          <w:lang w:bidi="fa-IR"/>
        </w:rPr>
        <w:t xml:space="preserve"> </w:t>
      </w:r>
      <w:r>
        <w:rPr>
          <w:rFonts w:ascii="Times New Roman" w:eastAsia="Times New Roman" w:hAnsi="Times New Roman" w:cs="Times New Roman"/>
          <w:bCs/>
          <w:sz w:val="28"/>
          <w:szCs w:val="28"/>
          <w:lang w:bidi="fa-IR"/>
        </w:rPr>
        <w:t>50:102961.</w:t>
      </w:r>
    </w:p>
    <w:p w14:paraId="623CD474" w14:textId="77777777" w:rsidR="006962F7" w:rsidRDefault="006962F7" w:rsidP="00BB4A8F">
      <w:pPr>
        <w:bidi/>
        <w:spacing w:after="0"/>
        <w:jc w:val="both"/>
        <w:rPr>
          <w:rFonts w:ascii="Times New Roman" w:eastAsia="Times New Roman" w:hAnsi="Times New Roman" w:cs="B Nazanin"/>
          <w:b/>
          <w:color w:val="7030A0"/>
          <w:sz w:val="28"/>
          <w:szCs w:val="28"/>
          <w:lang w:bidi="fa-IR"/>
        </w:rPr>
      </w:pPr>
    </w:p>
    <w:p w14:paraId="727FFB31" w14:textId="77777777" w:rsidR="0030465F" w:rsidRDefault="0030465F" w:rsidP="0030465F">
      <w:pPr>
        <w:bidi/>
        <w:spacing w:after="0"/>
        <w:jc w:val="both"/>
        <w:rPr>
          <w:rFonts w:ascii="Times New Roman" w:eastAsia="Times New Roman" w:hAnsi="Times New Roman" w:cs="B Nazanin"/>
          <w:b/>
          <w:color w:val="7030A0"/>
          <w:sz w:val="28"/>
          <w:szCs w:val="28"/>
          <w:rtl/>
          <w:lang w:bidi="fa-IR"/>
        </w:rPr>
      </w:pPr>
    </w:p>
    <w:p w14:paraId="52AF5735" w14:textId="77777777" w:rsidR="004208E7" w:rsidRDefault="009B18FE" w:rsidP="00BB4A8F">
      <w:pPr>
        <w:bidi/>
        <w:spacing w:after="0"/>
        <w:jc w:val="both"/>
        <w:rPr>
          <w:rFonts w:ascii="Times New Roman" w:eastAsia="Times New Roman" w:hAnsi="Times New Roman" w:cs="B Nazanin"/>
          <w:b/>
          <w:color w:val="7030A0"/>
          <w:kern w:val="32"/>
          <w:sz w:val="28"/>
          <w:szCs w:val="28"/>
          <w:rtl/>
          <w:lang w:bidi="fa-IR"/>
        </w:rPr>
      </w:pPr>
      <w:r>
        <w:rPr>
          <w:rFonts w:ascii="Times New Roman" w:eastAsia="Times New Roman" w:hAnsi="Times New Roman" w:cs="B Nazanin"/>
          <w:b/>
          <w:color w:val="7030A0"/>
          <w:kern w:val="32"/>
          <w:sz w:val="28"/>
          <w:szCs w:val="28"/>
          <w:rtl/>
          <w:lang w:bidi="fa-IR"/>
        </w:rPr>
        <w:t>جدول زماني مراحل اجرا و پيشرفت كار</w:t>
      </w:r>
    </w:p>
    <w:p w14:paraId="2BB169C4" w14:textId="77777777" w:rsidR="004208E7" w:rsidRDefault="004208E7" w:rsidP="00BB4A8F">
      <w:pPr>
        <w:bidi/>
        <w:spacing w:after="0"/>
        <w:jc w:val="both"/>
        <w:rPr>
          <w:rFonts w:ascii="Times New Roman" w:eastAsia="Times New Roman" w:hAnsi="Times New Roman" w:cs="B Nazanin"/>
          <w:b/>
          <w:color w:val="7030A0"/>
          <w:sz w:val="28"/>
          <w:szCs w:val="28"/>
          <w:rtl/>
          <w:lang w:bidi="fa-IR"/>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5"/>
        <w:gridCol w:w="1856"/>
        <w:gridCol w:w="1620"/>
        <w:gridCol w:w="630"/>
        <w:gridCol w:w="360"/>
        <w:gridCol w:w="360"/>
        <w:gridCol w:w="360"/>
        <w:gridCol w:w="360"/>
        <w:gridCol w:w="360"/>
        <w:gridCol w:w="360"/>
        <w:gridCol w:w="360"/>
        <w:gridCol w:w="360"/>
        <w:gridCol w:w="360"/>
        <w:gridCol w:w="450"/>
        <w:gridCol w:w="450"/>
        <w:gridCol w:w="450"/>
      </w:tblGrid>
      <w:tr w:rsidR="00292578" w14:paraId="4C8A4829" w14:textId="77777777" w:rsidTr="0030465F">
        <w:trPr>
          <w:cantSplit/>
          <w:trHeight w:val="471"/>
          <w:jc w:val="center"/>
        </w:trPr>
        <w:tc>
          <w:tcPr>
            <w:tcW w:w="355" w:type="dxa"/>
            <w:vMerge w:val="restart"/>
            <w:textDirection w:val="btLr"/>
            <w:vAlign w:val="center"/>
          </w:tcPr>
          <w:p w14:paraId="5033520E" w14:textId="77777777" w:rsidR="004208E7" w:rsidRDefault="009B18FE" w:rsidP="00BB4A8F">
            <w:pPr>
              <w:bidi/>
              <w:spacing w:before="120" w:after="120"/>
              <w:ind w:left="113" w:right="113"/>
              <w:contextualSpacing/>
              <w:jc w:val="center"/>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رديف</w:t>
            </w:r>
          </w:p>
        </w:tc>
        <w:tc>
          <w:tcPr>
            <w:tcW w:w="1856" w:type="dxa"/>
            <w:vMerge w:val="restart"/>
            <w:vAlign w:val="center"/>
          </w:tcPr>
          <w:p w14:paraId="5BDFB25C" w14:textId="77777777" w:rsidR="004208E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نوع فعاليت</w:t>
            </w:r>
          </w:p>
        </w:tc>
        <w:tc>
          <w:tcPr>
            <w:tcW w:w="1620" w:type="dxa"/>
            <w:vMerge w:val="restart"/>
            <w:tcBorders>
              <w:right w:val="single" w:sz="6" w:space="0" w:color="auto"/>
            </w:tcBorders>
            <w:textDirection w:val="btLr"/>
            <w:vAlign w:val="center"/>
          </w:tcPr>
          <w:p w14:paraId="2FCA5401" w14:textId="77777777" w:rsidR="004208E7" w:rsidRDefault="009B18FE" w:rsidP="00BB4A8F">
            <w:pPr>
              <w:bidi/>
              <w:spacing w:before="120" w:after="120"/>
              <w:ind w:left="113" w:right="-793"/>
              <w:contextualSpacing/>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فرد مسئول</w:t>
            </w:r>
          </w:p>
        </w:tc>
        <w:tc>
          <w:tcPr>
            <w:tcW w:w="630" w:type="dxa"/>
            <w:vMerge w:val="restart"/>
            <w:tcBorders>
              <w:left w:val="single" w:sz="6" w:space="0" w:color="auto"/>
              <w:right w:val="single" w:sz="4" w:space="0" w:color="auto"/>
            </w:tcBorders>
            <w:noWrap/>
            <w:textDirection w:val="btLr"/>
            <w:vAlign w:val="center"/>
          </w:tcPr>
          <w:p w14:paraId="00058960" w14:textId="77777777" w:rsidR="004208E7" w:rsidRDefault="009B18FE" w:rsidP="00BB4A8F">
            <w:pPr>
              <w:bidi/>
              <w:spacing w:before="120" w:after="120"/>
              <w:ind w:left="113" w:right="-793"/>
              <w:contextualSpacing/>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طول مدت  به ماه</w:t>
            </w:r>
          </w:p>
        </w:tc>
        <w:tc>
          <w:tcPr>
            <w:tcW w:w="4590" w:type="dxa"/>
            <w:gridSpan w:val="12"/>
            <w:tcBorders>
              <w:left w:val="single" w:sz="4" w:space="0" w:color="auto"/>
            </w:tcBorders>
            <w:vAlign w:val="center"/>
          </w:tcPr>
          <w:p w14:paraId="6F73E7A3" w14:textId="77777777" w:rsidR="004208E7" w:rsidRDefault="009B18FE" w:rsidP="00BB4A8F">
            <w:pPr>
              <w:bidi/>
              <w:spacing w:before="120" w:after="120"/>
              <w:contextualSpacing/>
              <w:jc w:val="center"/>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زمان اجرا (ماه)</w:t>
            </w:r>
          </w:p>
        </w:tc>
      </w:tr>
      <w:tr w:rsidR="0030465F" w14:paraId="41C67DB9" w14:textId="77777777" w:rsidTr="0030465F">
        <w:trPr>
          <w:cantSplit/>
          <w:trHeight w:val="395"/>
          <w:jc w:val="center"/>
        </w:trPr>
        <w:tc>
          <w:tcPr>
            <w:tcW w:w="355" w:type="dxa"/>
            <w:vMerge/>
            <w:textDirection w:val="btLr"/>
          </w:tcPr>
          <w:p w14:paraId="6FFF1C8A" w14:textId="77777777" w:rsidR="004208E7" w:rsidRDefault="004208E7" w:rsidP="00BB4A8F">
            <w:pPr>
              <w:bidi/>
              <w:spacing w:before="120" w:after="120"/>
              <w:ind w:left="113" w:right="113"/>
              <w:contextualSpacing/>
              <w:jc w:val="both"/>
              <w:rPr>
                <w:rFonts w:ascii="Times New Roman" w:eastAsia="Times New Roman" w:hAnsi="Times New Roman" w:cs="B Nazanin"/>
                <w:b/>
                <w:color w:val="7030A0"/>
                <w:sz w:val="28"/>
                <w:szCs w:val="28"/>
                <w:rtl/>
                <w:lang w:bidi="fa-IR"/>
              </w:rPr>
            </w:pPr>
          </w:p>
        </w:tc>
        <w:tc>
          <w:tcPr>
            <w:tcW w:w="1856" w:type="dxa"/>
            <w:vMerge/>
            <w:tcBorders>
              <w:bottom w:val="single" w:sz="12" w:space="0" w:color="auto"/>
            </w:tcBorders>
            <w:vAlign w:val="center"/>
          </w:tcPr>
          <w:p w14:paraId="28F6DD8F" w14:textId="77777777" w:rsidR="004208E7" w:rsidRDefault="004208E7" w:rsidP="00BB4A8F">
            <w:pPr>
              <w:bidi/>
              <w:spacing w:before="120" w:after="120"/>
              <w:ind w:right="-793"/>
              <w:contextualSpacing/>
              <w:jc w:val="center"/>
              <w:rPr>
                <w:rFonts w:ascii="Times New Roman" w:eastAsia="Times New Roman" w:hAnsi="Times New Roman" w:cs="B Nazanin"/>
                <w:b/>
                <w:color w:val="7030A0"/>
                <w:sz w:val="28"/>
                <w:szCs w:val="28"/>
                <w:rtl/>
                <w:lang w:bidi="fa-IR"/>
              </w:rPr>
            </w:pPr>
          </w:p>
        </w:tc>
        <w:tc>
          <w:tcPr>
            <w:tcW w:w="1620" w:type="dxa"/>
            <w:vMerge/>
            <w:tcBorders>
              <w:bottom w:val="single" w:sz="12" w:space="0" w:color="auto"/>
              <w:right w:val="single" w:sz="6" w:space="0" w:color="auto"/>
            </w:tcBorders>
          </w:tcPr>
          <w:p w14:paraId="219E8181" w14:textId="77777777" w:rsidR="004208E7" w:rsidRDefault="004208E7" w:rsidP="00BB4A8F">
            <w:pPr>
              <w:bidi/>
              <w:spacing w:before="120" w:after="120"/>
              <w:ind w:right="-793"/>
              <w:contextualSpacing/>
              <w:jc w:val="both"/>
              <w:rPr>
                <w:rFonts w:ascii="Times New Roman" w:eastAsia="Times New Roman" w:hAnsi="Times New Roman" w:cs="B Nazanin"/>
                <w:b/>
                <w:color w:val="7030A0"/>
                <w:sz w:val="28"/>
                <w:szCs w:val="28"/>
                <w:rtl/>
                <w:lang w:bidi="fa-IR"/>
              </w:rPr>
            </w:pPr>
          </w:p>
        </w:tc>
        <w:tc>
          <w:tcPr>
            <w:tcW w:w="630" w:type="dxa"/>
            <w:vMerge/>
            <w:tcBorders>
              <w:left w:val="single" w:sz="6" w:space="0" w:color="auto"/>
              <w:bottom w:val="single" w:sz="12" w:space="0" w:color="auto"/>
              <w:right w:val="single" w:sz="4" w:space="0" w:color="auto"/>
            </w:tcBorders>
          </w:tcPr>
          <w:p w14:paraId="58DB0170" w14:textId="77777777" w:rsidR="004208E7" w:rsidRDefault="004208E7" w:rsidP="00BB4A8F">
            <w:pPr>
              <w:bidi/>
              <w:spacing w:before="120" w:after="120"/>
              <w:ind w:right="-793"/>
              <w:contextualSpacing/>
              <w:jc w:val="both"/>
              <w:rPr>
                <w:rFonts w:ascii="Times New Roman" w:eastAsia="Times New Roman" w:hAnsi="Times New Roman" w:cs="B Nazanin"/>
                <w:b/>
                <w:color w:val="7030A0"/>
                <w:sz w:val="28"/>
                <w:szCs w:val="28"/>
                <w:rtl/>
                <w:lang w:bidi="fa-IR"/>
              </w:rPr>
            </w:pPr>
          </w:p>
        </w:tc>
        <w:tc>
          <w:tcPr>
            <w:tcW w:w="360" w:type="dxa"/>
            <w:tcBorders>
              <w:left w:val="single" w:sz="4" w:space="0" w:color="auto"/>
              <w:bottom w:val="single" w:sz="12" w:space="0" w:color="auto"/>
            </w:tcBorders>
          </w:tcPr>
          <w:p w14:paraId="64D2FBC7" w14:textId="77777777" w:rsidR="004208E7" w:rsidRDefault="009B18FE" w:rsidP="00BB4A8F">
            <w:pPr>
              <w:bidi/>
              <w:spacing w:before="120" w:after="120"/>
              <w:contextualSpacing/>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1</w:t>
            </w:r>
          </w:p>
        </w:tc>
        <w:tc>
          <w:tcPr>
            <w:tcW w:w="360" w:type="dxa"/>
            <w:tcBorders>
              <w:bottom w:val="single" w:sz="12" w:space="0" w:color="auto"/>
            </w:tcBorders>
          </w:tcPr>
          <w:p w14:paraId="0D11F62F" w14:textId="77777777" w:rsidR="004208E7" w:rsidRDefault="009B18FE" w:rsidP="00BB4A8F">
            <w:pPr>
              <w:bidi/>
              <w:spacing w:before="120" w:after="120"/>
              <w:contextualSpacing/>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2</w:t>
            </w:r>
          </w:p>
        </w:tc>
        <w:tc>
          <w:tcPr>
            <w:tcW w:w="360" w:type="dxa"/>
            <w:tcBorders>
              <w:bottom w:val="single" w:sz="12" w:space="0" w:color="auto"/>
            </w:tcBorders>
          </w:tcPr>
          <w:p w14:paraId="051E2A57" w14:textId="77777777" w:rsidR="004208E7" w:rsidRDefault="009B18FE" w:rsidP="00BB4A8F">
            <w:pPr>
              <w:bidi/>
              <w:spacing w:before="120" w:after="120"/>
              <w:contextualSpacing/>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3</w:t>
            </w:r>
          </w:p>
        </w:tc>
        <w:tc>
          <w:tcPr>
            <w:tcW w:w="360" w:type="dxa"/>
            <w:tcBorders>
              <w:bottom w:val="single" w:sz="12" w:space="0" w:color="auto"/>
            </w:tcBorders>
          </w:tcPr>
          <w:p w14:paraId="714B0719" w14:textId="77777777" w:rsidR="004208E7" w:rsidRDefault="009B18FE" w:rsidP="00BB4A8F">
            <w:pPr>
              <w:bidi/>
              <w:spacing w:before="120" w:after="120"/>
              <w:contextualSpacing/>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4</w:t>
            </w:r>
          </w:p>
        </w:tc>
        <w:tc>
          <w:tcPr>
            <w:tcW w:w="360" w:type="dxa"/>
            <w:tcBorders>
              <w:bottom w:val="single" w:sz="12" w:space="0" w:color="auto"/>
            </w:tcBorders>
          </w:tcPr>
          <w:p w14:paraId="665C2C76" w14:textId="77777777" w:rsidR="004208E7" w:rsidRDefault="009B18FE" w:rsidP="00BB4A8F">
            <w:pPr>
              <w:bidi/>
              <w:spacing w:before="120" w:after="120"/>
              <w:contextualSpacing/>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5</w:t>
            </w:r>
          </w:p>
        </w:tc>
        <w:tc>
          <w:tcPr>
            <w:tcW w:w="360" w:type="dxa"/>
            <w:tcBorders>
              <w:bottom w:val="single" w:sz="12" w:space="0" w:color="auto"/>
            </w:tcBorders>
          </w:tcPr>
          <w:p w14:paraId="792297BC" w14:textId="77777777" w:rsidR="004208E7" w:rsidRDefault="009B18FE" w:rsidP="00BB4A8F">
            <w:pPr>
              <w:bidi/>
              <w:spacing w:before="120" w:after="120"/>
              <w:contextualSpacing/>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6</w:t>
            </w:r>
          </w:p>
        </w:tc>
        <w:tc>
          <w:tcPr>
            <w:tcW w:w="360" w:type="dxa"/>
            <w:tcBorders>
              <w:bottom w:val="single" w:sz="12" w:space="0" w:color="auto"/>
            </w:tcBorders>
          </w:tcPr>
          <w:p w14:paraId="3F240494" w14:textId="77777777" w:rsidR="004208E7" w:rsidRDefault="009B18FE" w:rsidP="00BB4A8F">
            <w:pPr>
              <w:bidi/>
              <w:spacing w:before="120" w:after="120"/>
              <w:contextualSpacing/>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7</w:t>
            </w:r>
          </w:p>
        </w:tc>
        <w:tc>
          <w:tcPr>
            <w:tcW w:w="360" w:type="dxa"/>
            <w:tcBorders>
              <w:bottom w:val="single" w:sz="12" w:space="0" w:color="auto"/>
            </w:tcBorders>
          </w:tcPr>
          <w:p w14:paraId="63D07037" w14:textId="77777777" w:rsidR="004208E7" w:rsidRDefault="009B18FE" w:rsidP="00BB4A8F">
            <w:pPr>
              <w:bidi/>
              <w:spacing w:before="120" w:after="120"/>
              <w:contextualSpacing/>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8</w:t>
            </w:r>
          </w:p>
        </w:tc>
        <w:tc>
          <w:tcPr>
            <w:tcW w:w="360" w:type="dxa"/>
            <w:tcBorders>
              <w:bottom w:val="single" w:sz="12" w:space="0" w:color="auto"/>
            </w:tcBorders>
          </w:tcPr>
          <w:p w14:paraId="4E6DCEA3" w14:textId="77777777" w:rsidR="004208E7" w:rsidRDefault="009B18FE" w:rsidP="00BB4A8F">
            <w:pPr>
              <w:bidi/>
              <w:spacing w:before="120" w:after="120"/>
              <w:contextualSpacing/>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9</w:t>
            </w:r>
          </w:p>
        </w:tc>
        <w:tc>
          <w:tcPr>
            <w:tcW w:w="450" w:type="dxa"/>
            <w:tcBorders>
              <w:bottom w:val="single" w:sz="12" w:space="0" w:color="auto"/>
            </w:tcBorders>
            <w:vAlign w:val="center"/>
          </w:tcPr>
          <w:p w14:paraId="659D2931" w14:textId="77777777" w:rsidR="004208E7" w:rsidRDefault="009B18FE" w:rsidP="00BB4A8F">
            <w:pPr>
              <w:bidi/>
              <w:spacing w:before="120" w:after="120"/>
              <w:contextualSpacing/>
              <w:jc w:val="center"/>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10</w:t>
            </w:r>
          </w:p>
        </w:tc>
        <w:tc>
          <w:tcPr>
            <w:tcW w:w="450" w:type="dxa"/>
            <w:tcBorders>
              <w:bottom w:val="single" w:sz="12" w:space="0" w:color="auto"/>
            </w:tcBorders>
            <w:vAlign w:val="center"/>
          </w:tcPr>
          <w:p w14:paraId="59421ECE" w14:textId="77777777" w:rsidR="004208E7" w:rsidRDefault="009B18FE" w:rsidP="00BB4A8F">
            <w:pPr>
              <w:bidi/>
              <w:spacing w:before="120" w:after="120"/>
              <w:contextualSpacing/>
              <w:jc w:val="center"/>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11</w:t>
            </w:r>
          </w:p>
        </w:tc>
        <w:tc>
          <w:tcPr>
            <w:tcW w:w="450" w:type="dxa"/>
            <w:tcBorders>
              <w:bottom w:val="single" w:sz="12" w:space="0" w:color="auto"/>
            </w:tcBorders>
            <w:vAlign w:val="center"/>
          </w:tcPr>
          <w:p w14:paraId="58A4B527" w14:textId="5BDAA372" w:rsidR="004208E7" w:rsidRDefault="0030465F" w:rsidP="00BB4A8F">
            <w:pPr>
              <w:bidi/>
              <w:spacing w:before="120" w:after="120"/>
              <w:contextualSpacing/>
              <w:jc w:val="center"/>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12</w:t>
            </w:r>
          </w:p>
        </w:tc>
      </w:tr>
      <w:tr w:rsidR="0030465F" w14:paraId="3D20CCDD" w14:textId="77777777">
        <w:trPr>
          <w:jc w:val="center"/>
        </w:trPr>
        <w:tc>
          <w:tcPr>
            <w:tcW w:w="355" w:type="dxa"/>
            <w:vAlign w:val="center"/>
          </w:tcPr>
          <w:p w14:paraId="76D1F2E7" w14:textId="77777777" w:rsidR="00722BE8" w:rsidRDefault="009B18FE" w:rsidP="00BB4A8F">
            <w:pPr>
              <w:bidi/>
              <w:spacing w:before="120" w:after="120"/>
              <w:contextualSpacing/>
              <w:jc w:val="center"/>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1</w:t>
            </w:r>
          </w:p>
        </w:tc>
        <w:tc>
          <w:tcPr>
            <w:tcW w:w="1856" w:type="dxa"/>
            <w:tcBorders>
              <w:top w:val="single" w:sz="12" w:space="0" w:color="auto"/>
            </w:tcBorders>
            <w:vAlign w:val="center"/>
          </w:tcPr>
          <w:p w14:paraId="6F6079CE" w14:textId="7EF6B0AE" w:rsidR="00722BE8" w:rsidRDefault="00BB4A8F" w:rsidP="0030465F">
            <w:pPr>
              <w:bidi/>
              <w:spacing w:before="120" w:after="120"/>
              <w:contextualSpacing/>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تصویب پروپوزال و دریافت کد اخلاق</w:t>
            </w:r>
          </w:p>
        </w:tc>
        <w:tc>
          <w:tcPr>
            <w:tcW w:w="1620" w:type="dxa"/>
            <w:tcBorders>
              <w:top w:val="single" w:sz="12" w:space="0" w:color="auto"/>
            </w:tcBorders>
            <w:vAlign w:val="center"/>
          </w:tcPr>
          <w:p w14:paraId="36E659CF" w14:textId="77777777" w:rsidR="00722BE8" w:rsidRDefault="00BB4A8F" w:rsidP="0030465F">
            <w:pPr>
              <w:bidi/>
              <w:spacing w:before="120" w:after="120"/>
              <w:ind w:right="-793"/>
              <w:contextualSpacing/>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دکتر آلیس خاچیان</w:t>
            </w:r>
          </w:p>
          <w:p w14:paraId="632DD7A2" w14:textId="6708573C" w:rsidR="00BB4A8F" w:rsidRDefault="00BB4A8F" w:rsidP="0030465F">
            <w:pPr>
              <w:bidi/>
              <w:spacing w:before="120" w:after="120"/>
              <w:ind w:right="-793"/>
              <w:contextualSpacing/>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نیلوفر احمدی</w:t>
            </w:r>
          </w:p>
        </w:tc>
        <w:tc>
          <w:tcPr>
            <w:tcW w:w="630" w:type="dxa"/>
            <w:tcBorders>
              <w:top w:val="single" w:sz="12" w:space="0" w:color="auto"/>
            </w:tcBorders>
            <w:vAlign w:val="center"/>
          </w:tcPr>
          <w:p w14:paraId="6DB56A7F" w14:textId="77777777" w:rsidR="00722BE8" w:rsidRDefault="00BB4A8F" w:rsidP="00BB4A8F">
            <w:pPr>
              <w:bidi/>
              <w:spacing w:before="120" w:after="120"/>
              <w:ind w:right="-793"/>
              <w:contextualSpacing/>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دو</w:t>
            </w:r>
          </w:p>
          <w:p w14:paraId="70B64F2B" w14:textId="035F3682" w:rsidR="00BB4A8F" w:rsidRDefault="00BB4A8F" w:rsidP="00BB4A8F">
            <w:pPr>
              <w:bidi/>
              <w:spacing w:before="120" w:after="120"/>
              <w:ind w:right="-793"/>
              <w:contextualSpacing/>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ماه</w:t>
            </w:r>
          </w:p>
        </w:tc>
        <w:tc>
          <w:tcPr>
            <w:tcW w:w="360" w:type="dxa"/>
            <w:tcBorders>
              <w:top w:val="single" w:sz="12" w:space="0" w:color="auto"/>
            </w:tcBorders>
            <w:shd w:val="clear" w:color="auto" w:fill="000000"/>
            <w:vAlign w:val="center"/>
          </w:tcPr>
          <w:p w14:paraId="1D08255A" w14:textId="77777777" w:rsidR="00722BE8" w:rsidRDefault="00722BE8" w:rsidP="00BB4A8F">
            <w:pPr>
              <w:bidi/>
              <w:spacing w:before="120" w:after="120"/>
              <w:contextualSpacing/>
              <w:jc w:val="center"/>
              <w:rPr>
                <w:rFonts w:ascii="Times New Roman" w:eastAsia="Times New Roman" w:hAnsi="Times New Roman" w:cs="B Nazanin"/>
                <w:b/>
                <w:sz w:val="28"/>
                <w:szCs w:val="28"/>
                <w:lang w:bidi="fa-IR"/>
              </w:rPr>
            </w:pPr>
          </w:p>
        </w:tc>
        <w:tc>
          <w:tcPr>
            <w:tcW w:w="360" w:type="dxa"/>
            <w:tcBorders>
              <w:top w:val="single" w:sz="12" w:space="0" w:color="auto"/>
            </w:tcBorders>
            <w:shd w:val="clear" w:color="auto" w:fill="000000"/>
            <w:vAlign w:val="center"/>
          </w:tcPr>
          <w:p w14:paraId="5C8DA391" w14:textId="77777777" w:rsidR="00722BE8" w:rsidRDefault="00722BE8" w:rsidP="00BB4A8F">
            <w:pPr>
              <w:bidi/>
              <w:spacing w:before="120" w:after="120"/>
              <w:contextualSpacing/>
              <w:jc w:val="center"/>
              <w:rPr>
                <w:rFonts w:ascii="Times New Roman" w:eastAsia="Times New Roman" w:hAnsi="Times New Roman" w:cs="B Nazanin"/>
                <w:b/>
                <w:sz w:val="28"/>
                <w:szCs w:val="28"/>
                <w:lang w:bidi="fa-IR"/>
              </w:rPr>
            </w:pPr>
          </w:p>
        </w:tc>
        <w:tc>
          <w:tcPr>
            <w:tcW w:w="360" w:type="dxa"/>
            <w:tcBorders>
              <w:top w:val="single" w:sz="12" w:space="0" w:color="auto"/>
            </w:tcBorders>
            <w:vAlign w:val="center"/>
          </w:tcPr>
          <w:p w14:paraId="40C8E285" w14:textId="77777777" w:rsidR="00722BE8" w:rsidRDefault="00722BE8" w:rsidP="00BB4A8F">
            <w:pPr>
              <w:bidi/>
              <w:spacing w:before="120" w:after="120"/>
              <w:contextualSpacing/>
              <w:jc w:val="center"/>
              <w:rPr>
                <w:rFonts w:ascii="Times New Roman" w:eastAsia="Times New Roman" w:hAnsi="Times New Roman" w:cs="B Nazanin"/>
                <w:b/>
                <w:sz w:val="28"/>
                <w:szCs w:val="28"/>
                <w:lang w:bidi="fa-IR"/>
              </w:rPr>
            </w:pPr>
          </w:p>
        </w:tc>
        <w:tc>
          <w:tcPr>
            <w:tcW w:w="360" w:type="dxa"/>
            <w:tcBorders>
              <w:top w:val="single" w:sz="12" w:space="0" w:color="auto"/>
            </w:tcBorders>
            <w:vAlign w:val="center"/>
          </w:tcPr>
          <w:p w14:paraId="75A6D0EB" w14:textId="77777777" w:rsidR="00722BE8" w:rsidRDefault="00722BE8" w:rsidP="00BB4A8F">
            <w:pPr>
              <w:bidi/>
              <w:spacing w:before="120" w:after="120"/>
              <w:contextualSpacing/>
              <w:jc w:val="center"/>
              <w:rPr>
                <w:rFonts w:ascii="Times New Roman" w:eastAsia="Times New Roman" w:hAnsi="Times New Roman" w:cs="B Nazanin"/>
                <w:b/>
                <w:sz w:val="28"/>
                <w:szCs w:val="28"/>
                <w:rtl/>
                <w:lang w:bidi="fa-IR"/>
              </w:rPr>
            </w:pPr>
          </w:p>
        </w:tc>
        <w:tc>
          <w:tcPr>
            <w:tcW w:w="360" w:type="dxa"/>
            <w:tcBorders>
              <w:top w:val="single" w:sz="12" w:space="0" w:color="auto"/>
            </w:tcBorders>
            <w:vAlign w:val="center"/>
          </w:tcPr>
          <w:p w14:paraId="1BA9C7F3" w14:textId="77777777" w:rsidR="00722BE8" w:rsidRDefault="00722BE8" w:rsidP="00BB4A8F">
            <w:pPr>
              <w:bidi/>
              <w:spacing w:before="120" w:after="120"/>
              <w:contextualSpacing/>
              <w:jc w:val="center"/>
              <w:rPr>
                <w:rFonts w:ascii="Times New Roman" w:eastAsia="Times New Roman" w:hAnsi="Times New Roman" w:cs="B Nazanin"/>
                <w:b/>
                <w:sz w:val="28"/>
                <w:szCs w:val="28"/>
                <w:lang w:bidi="fa-IR"/>
              </w:rPr>
            </w:pPr>
          </w:p>
        </w:tc>
        <w:tc>
          <w:tcPr>
            <w:tcW w:w="360" w:type="dxa"/>
            <w:tcBorders>
              <w:top w:val="single" w:sz="12" w:space="0" w:color="auto"/>
            </w:tcBorders>
            <w:vAlign w:val="center"/>
          </w:tcPr>
          <w:p w14:paraId="5B68836D" w14:textId="77777777" w:rsidR="00722BE8" w:rsidRDefault="00722BE8" w:rsidP="00BB4A8F">
            <w:pPr>
              <w:bidi/>
              <w:spacing w:before="120" w:after="120"/>
              <w:contextualSpacing/>
              <w:jc w:val="center"/>
              <w:rPr>
                <w:rFonts w:ascii="Times New Roman" w:eastAsia="Times New Roman" w:hAnsi="Times New Roman" w:cs="B Nazanin"/>
                <w:b/>
                <w:sz w:val="28"/>
                <w:szCs w:val="28"/>
                <w:lang w:bidi="fa-IR"/>
              </w:rPr>
            </w:pPr>
          </w:p>
        </w:tc>
        <w:tc>
          <w:tcPr>
            <w:tcW w:w="360" w:type="dxa"/>
            <w:tcBorders>
              <w:top w:val="single" w:sz="12" w:space="0" w:color="auto"/>
            </w:tcBorders>
            <w:vAlign w:val="center"/>
          </w:tcPr>
          <w:p w14:paraId="5386D7BF" w14:textId="77777777" w:rsidR="00722BE8" w:rsidRDefault="00722BE8" w:rsidP="00BB4A8F">
            <w:pPr>
              <w:bidi/>
              <w:spacing w:before="120" w:after="120"/>
              <w:contextualSpacing/>
              <w:jc w:val="center"/>
              <w:rPr>
                <w:rFonts w:ascii="Times New Roman" w:eastAsia="Times New Roman" w:hAnsi="Times New Roman" w:cs="B Nazanin"/>
                <w:b/>
                <w:sz w:val="28"/>
                <w:szCs w:val="28"/>
                <w:rtl/>
                <w:lang w:bidi="fa-IR"/>
              </w:rPr>
            </w:pPr>
          </w:p>
        </w:tc>
        <w:tc>
          <w:tcPr>
            <w:tcW w:w="360" w:type="dxa"/>
            <w:tcBorders>
              <w:top w:val="single" w:sz="12" w:space="0" w:color="auto"/>
            </w:tcBorders>
            <w:vAlign w:val="center"/>
          </w:tcPr>
          <w:p w14:paraId="770F8A7B" w14:textId="77777777" w:rsidR="00722BE8" w:rsidRDefault="00722BE8" w:rsidP="00BB4A8F">
            <w:pPr>
              <w:bidi/>
              <w:spacing w:before="120" w:after="120"/>
              <w:contextualSpacing/>
              <w:jc w:val="center"/>
              <w:rPr>
                <w:rFonts w:ascii="Times New Roman" w:eastAsia="Times New Roman" w:hAnsi="Times New Roman" w:cs="B Nazanin"/>
                <w:b/>
                <w:sz w:val="28"/>
                <w:szCs w:val="28"/>
                <w:rtl/>
                <w:lang w:bidi="fa-IR"/>
              </w:rPr>
            </w:pPr>
          </w:p>
        </w:tc>
        <w:tc>
          <w:tcPr>
            <w:tcW w:w="360" w:type="dxa"/>
            <w:tcBorders>
              <w:top w:val="single" w:sz="12" w:space="0" w:color="auto"/>
            </w:tcBorders>
            <w:vAlign w:val="center"/>
          </w:tcPr>
          <w:p w14:paraId="2A40978E" w14:textId="77777777" w:rsidR="00722BE8" w:rsidRDefault="00722BE8" w:rsidP="00BB4A8F">
            <w:pPr>
              <w:bidi/>
              <w:spacing w:before="120" w:after="120"/>
              <w:contextualSpacing/>
              <w:jc w:val="center"/>
              <w:rPr>
                <w:rFonts w:ascii="Times New Roman" w:eastAsia="Times New Roman" w:hAnsi="Times New Roman" w:cs="B Nazanin"/>
                <w:b/>
                <w:sz w:val="28"/>
                <w:szCs w:val="28"/>
                <w:rtl/>
                <w:lang w:bidi="fa-IR"/>
              </w:rPr>
            </w:pPr>
          </w:p>
        </w:tc>
        <w:tc>
          <w:tcPr>
            <w:tcW w:w="450" w:type="dxa"/>
            <w:tcBorders>
              <w:top w:val="single" w:sz="12" w:space="0" w:color="auto"/>
            </w:tcBorders>
            <w:vAlign w:val="center"/>
          </w:tcPr>
          <w:p w14:paraId="0B02FAA1" w14:textId="77777777" w:rsidR="00722BE8" w:rsidRDefault="00722BE8" w:rsidP="00BB4A8F">
            <w:pPr>
              <w:bidi/>
              <w:spacing w:before="120" w:after="120"/>
              <w:contextualSpacing/>
              <w:jc w:val="center"/>
              <w:rPr>
                <w:rFonts w:ascii="Times New Roman" w:eastAsia="Times New Roman" w:hAnsi="Times New Roman" w:cs="B Nazanin"/>
                <w:b/>
                <w:sz w:val="28"/>
                <w:szCs w:val="28"/>
                <w:rtl/>
                <w:lang w:bidi="fa-IR"/>
              </w:rPr>
            </w:pPr>
          </w:p>
        </w:tc>
        <w:tc>
          <w:tcPr>
            <w:tcW w:w="450" w:type="dxa"/>
            <w:tcBorders>
              <w:top w:val="single" w:sz="12" w:space="0" w:color="auto"/>
            </w:tcBorders>
            <w:vAlign w:val="center"/>
          </w:tcPr>
          <w:p w14:paraId="0C55B660" w14:textId="77777777" w:rsidR="00722BE8" w:rsidRDefault="00722BE8" w:rsidP="00BB4A8F">
            <w:pPr>
              <w:bidi/>
              <w:spacing w:before="120" w:after="120"/>
              <w:contextualSpacing/>
              <w:jc w:val="center"/>
              <w:rPr>
                <w:rFonts w:ascii="Times New Roman" w:eastAsia="Times New Roman" w:hAnsi="Times New Roman" w:cs="B Nazanin"/>
                <w:b/>
                <w:sz w:val="28"/>
                <w:szCs w:val="28"/>
                <w:rtl/>
                <w:lang w:bidi="fa-IR"/>
              </w:rPr>
            </w:pPr>
          </w:p>
        </w:tc>
        <w:tc>
          <w:tcPr>
            <w:tcW w:w="450" w:type="dxa"/>
            <w:tcBorders>
              <w:top w:val="single" w:sz="12" w:space="0" w:color="auto"/>
            </w:tcBorders>
            <w:vAlign w:val="center"/>
          </w:tcPr>
          <w:p w14:paraId="4F424A14" w14:textId="77777777" w:rsidR="00722BE8" w:rsidRDefault="00722BE8" w:rsidP="00BB4A8F">
            <w:pPr>
              <w:bidi/>
              <w:spacing w:before="120" w:after="120"/>
              <w:contextualSpacing/>
              <w:jc w:val="center"/>
              <w:rPr>
                <w:rFonts w:ascii="Times New Roman" w:eastAsia="Times New Roman" w:hAnsi="Times New Roman" w:cs="B Nazanin"/>
                <w:b/>
                <w:sz w:val="28"/>
                <w:szCs w:val="28"/>
                <w:rtl/>
                <w:lang w:bidi="fa-IR"/>
              </w:rPr>
            </w:pPr>
          </w:p>
        </w:tc>
      </w:tr>
      <w:tr w:rsidR="00806DAD" w14:paraId="0A0F9A47" w14:textId="77777777">
        <w:trPr>
          <w:jc w:val="center"/>
        </w:trPr>
        <w:tc>
          <w:tcPr>
            <w:tcW w:w="355" w:type="dxa"/>
            <w:vAlign w:val="center"/>
          </w:tcPr>
          <w:p w14:paraId="2E600DD5" w14:textId="77777777" w:rsidR="0030465F" w:rsidRDefault="0030465F" w:rsidP="0030465F">
            <w:pPr>
              <w:bidi/>
              <w:spacing w:before="120" w:after="120"/>
              <w:contextualSpacing/>
              <w:jc w:val="center"/>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2</w:t>
            </w:r>
          </w:p>
        </w:tc>
        <w:tc>
          <w:tcPr>
            <w:tcW w:w="1856" w:type="dxa"/>
            <w:vAlign w:val="center"/>
          </w:tcPr>
          <w:p w14:paraId="3B2A9732" w14:textId="77777777" w:rsidR="0030465F" w:rsidRDefault="0030465F" w:rsidP="0030465F">
            <w:pPr>
              <w:bidi/>
              <w:spacing w:before="120" w:after="120"/>
              <w:contextualSpacing/>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طراحی و کد نویسی نرم افزار</w:t>
            </w:r>
          </w:p>
          <w:p w14:paraId="35FF6C29" w14:textId="6BF71C4C" w:rsidR="0030465F" w:rsidRDefault="0030465F" w:rsidP="0030465F">
            <w:pPr>
              <w:bidi/>
              <w:spacing w:before="120" w:after="120"/>
              <w:contextualSpacing/>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پشتیبانی نرم افزار و تهیه مطالب آموزشی زیر نظر استاد هیئت علمی</w:t>
            </w:r>
          </w:p>
        </w:tc>
        <w:tc>
          <w:tcPr>
            <w:tcW w:w="1620" w:type="dxa"/>
            <w:vAlign w:val="center"/>
          </w:tcPr>
          <w:p w14:paraId="5BDA08E5" w14:textId="77777777" w:rsidR="0030465F" w:rsidRDefault="0030465F" w:rsidP="0030465F">
            <w:pPr>
              <w:bidi/>
              <w:spacing w:before="120" w:after="120"/>
              <w:contextualSpacing/>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مهندس احسان مرادی</w:t>
            </w:r>
          </w:p>
          <w:p w14:paraId="3E93EFB1" w14:textId="1BEC85E9" w:rsidR="0030465F" w:rsidRDefault="0030465F" w:rsidP="0030465F">
            <w:pPr>
              <w:bidi/>
              <w:spacing w:before="120" w:after="120"/>
              <w:contextualSpacing/>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نیلوفر احمدی</w:t>
            </w:r>
          </w:p>
          <w:p w14:paraId="4C5F3C95" w14:textId="77777777" w:rsidR="0030465F" w:rsidRDefault="0030465F" w:rsidP="0030465F">
            <w:pPr>
              <w:bidi/>
              <w:spacing w:before="120" w:after="120"/>
              <w:contextualSpacing/>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کامیار جدیدالسلام</w:t>
            </w:r>
          </w:p>
          <w:p w14:paraId="22E53B2F" w14:textId="7CA3ED74" w:rsidR="0030465F" w:rsidRDefault="0030465F" w:rsidP="0030465F">
            <w:pPr>
              <w:bidi/>
              <w:spacing w:before="120" w:after="120"/>
              <w:contextualSpacing/>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محمد امین سبزی</w:t>
            </w:r>
          </w:p>
        </w:tc>
        <w:tc>
          <w:tcPr>
            <w:tcW w:w="630" w:type="dxa"/>
            <w:vAlign w:val="center"/>
          </w:tcPr>
          <w:p w14:paraId="4F1C4F31" w14:textId="591D2F74" w:rsidR="0030465F" w:rsidRDefault="0030465F" w:rsidP="0030465F">
            <w:pPr>
              <w:bidi/>
              <w:spacing w:before="120" w:after="120"/>
              <w:contextualSpacing/>
              <w:jc w:val="center"/>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هشت ماه</w:t>
            </w:r>
          </w:p>
        </w:tc>
        <w:tc>
          <w:tcPr>
            <w:tcW w:w="360" w:type="dxa"/>
            <w:vAlign w:val="center"/>
          </w:tcPr>
          <w:p w14:paraId="0C16F1D5"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vAlign w:val="center"/>
          </w:tcPr>
          <w:p w14:paraId="6748227D"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shd w:val="clear" w:color="auto" w:fill="000000"/>
            <w:vAlign w:val="center"/>
          </w:tcPr>
          <w:p w14:paraId="555FF265"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shd w:val="clear" w:color="auto" w:fill="000000"/>
            <w:vAlign w:val="center"/>
          </w:tcPr>
          <w:p w14:paraId="5CE2F67D" w14:textId="77777777" w:rsidR="0030465F" w:rsidRDefault="0030465F" w:rsidP="0030465F">
            <w:pPr>
              <w:bidi/>
              <w:spacing w:before="120" w:after="120"/>
              <w:contextualSpacing/>
              <w:jc w:val="center"/>
              <w:rPr>
                <w:rFonts w:ascii="Times New Roman" w:eastAsia="Times New Roman" w:hAnsi="Times New Roman" w:cs="B Nazanin"/>
                <w:b/>
                <w:sz w:val="28"/>
                <w:szCs w:val="28"/>
                <w:rtl/>
                <w:lang w:bidi="fa-IR"/>
              </w:rPr>
            </w:pPr>
          </w:p>
        </w:tc>
        <w:tc>
          <w:tcPr>
            <w:tcW w:w="360" w:type="dxa"/>
            <w:shd w:val="clear" w:color="auto" w:fill="000000"/>
            <w:vAlign w:val="center"/>
          </w:tcPr>
          <w:p w14:paraId="0A170589"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shd w:val="clear" w:color="auto" w:fill="000000"/>
            <w:vAlign w:val="center"/>
          </w:tcPr>
          <w:p w14:paraId="303C105E"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shd w:val="clear" w:color="auto" w:fill="000000"/>
            <w:vAlign w:val="center"/>
          </w:tcPr>
          <w:p w14:paraId="0B4CB773"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shd w:val="clear" w:color="auto" w:fill="000000"/>
            <w:vAlign w:val="center"/>
          </w:tcPr>
          <w:p w14:paraId="19266D54"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shd w:val="clear" w:color="auto" w:fill="000000"/>
            <w:vAlign w:val="center"/>
          </w:tcPr>
          <w:p w14:paraId="723CEBFB"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450" w:type="dxa"/>
            <w:shd w:val="clear" w:color="auto" w:fill="000000"/>
            <w:vAlign w:val="center"/>
          </w:tcPr>
          <w:p w14:paraId="2635EC6E" w14:textId="77777777" w:rsidR="0030465F" w:rsidRDefault="0030465F" w:rsidP="0030465F">
            <w:pPr>
              <w:bidi/>
              <w:spacing w:before="120" w:after="120"/>
              <w:contextualSpacing/>
              <w:jc w:val="center"/>
              <w:rPr>
                <w:rFonts w:ascii="Times New Roman" w:eastAsia="Times New Roman" w:hAnsi="Times New Roman" w:cs="B Nazanin"/>
                <w:b/>
                <w:sz w:val="28"/>
                <w:szCs w:val="28"/>
                <w:rtl/>
                <w:lang w:bidi="fa-IR"/>
              </w:rPr>
            </w:pPr>
          </w:p>
        </w:tc>
        <w:tc>
          <w:tcPr>
            <w:tcW w:w="450" w:type="dxa"/>
            <w:vAlign w:val="center"/>
          </w:tcPr>
          <w:p w14:paraId="7DBBEF54"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450" w:type="dxa"/>
            <w:vAlign w:val="center"/>
          </w:tcPr>
          <w:p w14:paraId="2DD972A3"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r>
      <w:tr w:rsidR="00806DAD" w14:paraId="68B08372" w14:textId="77777777">
        <w:trPr>
          <w:trHeight w:val="529"/>
          <w:jc w:val="center"/>
        </w:trPr>
        <w:tc>
          <w:tcPr>
            <w:tcW w:w="355" w:type="dxa"/>
            <w:vAlign w:val="center"/>
          </w:tcPr>
          <w:p w14:paraId="139E5F13" w14:textId="77777777" w:rsidR="0030465F" w:rsidRDefault="0030465F" w:rsidP="0030465F">
            <w:pPr>
              <w:bidi/>
              <w:spacing w:before="120" w:after="120"/>
              <w:contextualSpacing/>
              <w:jc w:val="center"/>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3</w:t>
            </w:r>
          </w:p>
        </w:tc>
        <w:tc>
          <w:tcPr>
            <w:tcW w:w="1856" w:type="dxa"/>
            <w:vAlign w:val="center"/>
          </w:tcPr>
          <w:p w14:paraId="3DB2281B" w14:textId="03699309" w:rsidR="0030465F" w:rsidRDefault="0030465F" w:rsidP="0030465F">
            <w:pPr>
              <w:bidi/>
              <w:spacing w:before="120" w:after="120"/>
              <w:contextualSpacing/>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ارائه نرم افزار و انجام اصلاحات اجرایی</w:t>
            </w:r>
          </w:p>
        </w:tc>
        <w:tc>
          <w:tcPr>
            <w:tcW w:w="1620" w:type="dxa"/>
            <w:vAlign w:val="center"/>
          </w:tcPr>
          <w:p w14:paraId="76B9633B" w14:textId="2C9C65F0" w:rsidR="0030465F" w:rsidRDefault="0030465F" w:rsidP="0030465F">
            <w:pPr>
              <w:bidi/>
              <w:spacing w:before="120" w:after="120"/>
              <w:contextualSpacing/>
              <w:jc w:val="both"/>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مهندس احسان مرادی</w:t>
            </w:r>
          </w:p>
        </w:tc>
        <w:tc>
          <w:tcPr>
            <w:tcW w:w="630" w:type="dxa"/>
            <w:vAlign w:val="center"/>
          </w:tcPr>
          <w:p w14:paraId="4120BCF4" w14:textId="43926222" w:rsidR="0030465F" w:rsidRDefault="0030465F" w:rsidP="0030465F">
            <w:pPr>
              <w:bidi/>
              <w:spacing w:before="120" w:after="120"/>
              <w:contextualSpacing/>
              <w:jc w:val="center"/>
              <w:rPr>
                <w:rFonts w:ascii="Times New Roman" w:eastAsia="Times New Roman" w:hAnsi="Times New Roman" w:cs="B Nazanin"/>
                <w:b/>
                <w:sz w:val="28"/>
                <w:szCs w:val="28"/>
                <w:rtl/>
                <w:lang w:bidi="fa-IR"/>
              </w:rPr>
            </w:pPr>
            <w:r>
              <w:rPr>
                <w:rFonts w:ascii="Times New Roman" w:eastAsia="Times New Roman" w:hAnsi="Times New Roman" w:cs="B Nazanin"/>
                <w:b/>
                <w:sz w:val="28"/>
                <w:szCs w:val="28"/>
                <w:rtl/>
                <w:lang w:bidi="fa-IR"/>
              </w:rPr>
              <w:t>دو ماه</w:t>
            </w:r>
          </w:p>
        </w:tc>
        <w:tc>
          <w:tcPr>
            <w:tcW w:w="360" w:type="dxa"/>
            <w:vAlign w:val="center"/>
          </w:tcPr>
          <w:p w14:paraId="1FFDB37C"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vAlign w:val="center"/>
          </w:tcPr>
          <w:p w14:paraId="62DB6387"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shd w:val="clear" w:color="auto" w:fill="auto"/>
            <w:vAlign w:val="center"/>
          </w:tcPr>
          <w:p w14:paraId="158616D3"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shd w:val="clear" w:color="auto" w:fill="auto"/>
            <w:vAlign w:val="center"/>
          </w:tcPr>
          <w:p w14:paraId="54265BE4" w14:textId="77777777" w:rsidR="0030465F" w:rsidRDefault="0030465F" w:rsidP="0030465F">
            <w:pPr>
              <w:bidi/>
              <w:spacing w:before="120" w:after="120"/>
              <w:contextualSpacing/>
              <w:jc w:val="center"/>
              <w:rPr>
                <w:rFonts w:ascii="Times New Roman" w:eastAsia="Times New Roman" w:hAnsi="Times New Roman" w:cs="B Nazanin"/>
                <w:b/>
                <w:sz w:val="28"/>
                <w:szCs w:val="28"/>
                <w:rtl/>
                <w:lang w:bidi="fa-IR"/>
              </w:rPr>
            </w:pPr>
          </w:p>
        </w:tc>
        <w:tc>
          <w:tcPr>
            <w:tcW w:w="360" w:type="dxa"/>
            <w:shd w:val="clear" w:color="auto" w:fill="auto"/>
            <w:vAlign w:val="center"/>
          </w:tcPr>
          <w:p w14:paraId="5EA01F5B"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shd w:val="clear" w:color="auto" w:fill="auto"/>
            <w:vAlign w:val="center"/>
          </w:tcPr>
          <w:p w14:paraId="3FDFC49E" w14:textId="77777777" w:rsidR="0030465F" w:rsidRDefault="0030465F" w:rsidP="0030465F">
            <w:pPr>
              <w:bidi/>
              <w:spacing w:before="120" w:after="120"/>
              <w:contextualSpacing/>
              <w:jc w:val="center"/>
              <w:rPr>
                <w:rFonts w:ascii="Times New Roman" w:eastAsia="Times New Roman" w:hAnsi="Times New Roman" w:cs="B Nazanin"/>
                <w:b/>
                <w:sz w:val="28"/>
                <w:szCs w:val="28"/>
                <w:lang w:bidi="fa-IR"/>
              </w:rPr>
            </w:pPr>
          </w:p>
        </w:tc>
        <w:tc>
          <w:tcPr>
            <w:tcW w:w="360" w:type="dxa"/>
            <w:shd w:val="clear" w:color="auto" w:fill="auto"/>
            <w:vAlign w:val="center"/>
          </w:tcPr>
          <w:p w14:paraId="0686C415" w14:textId="77777777" w:rsidR="0030465F" w:rsidRDefault="0030465F" w:rsidP="0030465F">
            <w:pPr>
              <w:bidi/>
              <w:spacing w:before="120" w:after="120"/>
              <w:contextualSpacing/>
              <w:jc w:val="center"/>
              <w:rPr>
                <w:rFonts w:ascii="Times New Roman" w:eastAsia="Times New Roman" w:hAnsi="Times New Roman" w:cs="B Nazanin"/>
                <w:b/>
                <w:sz w:val="28"/>
                <w:szCs w:val="28"/>
                <w:rtl/>
                <w:lang w:bidi="fa-IR"/>
              </w:rPr>
            </w:pPr>
          </w:p>
        </w:tc>
        <w:tc>
          <w:tcPr>
            <w:tcW w:w="360" w:type="dxa"/>
            <w:shd w:val="clear" w:color="auto" w:fill="auto"/>
            <w:vAlign w:val="center"/>
          </w:tcPr>
          <w:p w14:paraId="7B1D1591" w14:textId="77777777" w:rsidR="0030465F" w:rsidRDefault="0030465F" w:rsidP="0030465F">
            <w:pPr>
              <w:bidi/>
              <w:spacing w:before="120" w:after="120"/>
              <w:contextualSpacing/>
              <w:jc w:val="center"/>
              <w:rPr>
                <w:rFonts w:ascii="Times New Roman" w:eastAsia="Times New Roman" w:hAnsi="Times New Roman" w:cs="B Nazanin"/>
                <w:b/>
                <w:sz w:val="28"/>
                <w:szCs w:val="28"/>
                <w:rtl/>
                <w:lang w:bidi="fa-IR"/>
              </w:rPr>
            </w:pPr>
          </w:p>
        </w:tc>
        <w:tc>
          <w:tcPr>
            <w:tcW w:w="360" w:type="dxa"/>
            <w:shd w:val="clear" w:color="auto" w:fill="auto"/>
            <w:vAlign w:val="center"/>
          </w:tcPr>
          <w:p w14:paraId="25D167DE" w14:textId="77777777" w:rsidR="0030465F" w:rsidRDefault="0030465F" w:rsidP="0030465F">
            <w:pPr>
              <w:bidi/>
              <w:spacing w:before="120" w:after="120"/>
              <w:contextualSpacing/>
              <w:jc w:val="center"/>
              <w:rPr>
                <w:rFonts w:ascii="Times New Roman" w:eastAsia="Times New Roman" w:hAnsi="Times New Roman" w:cs="B Nazanin"/>
                <w:b/>
                <w:sz w:val="28"/>
                <w:szCs w:val="28"/>
                <w:rtl/>
                <w:lang w:bidi="fa-IR"/>
              </w:rPr>
            </w:pPr>
          </w:p>
        </w:tc>
        <w:tc>
          <w:tcPr>
            <w:tcW w:w="450" w:type="dxa"/>
            <w:shd w:val="clear" w:color="auto" w:fill="auto"/>
            <w:vAlign w:val="center"/>
          </w:tcPr>
          <w:p w14:paraId="6D8A83CA" w14:textId="77777777" w:rsidR="0030465F" w:rsidRDefault="0030465F" w:rsidP="0030465F">
            <w:pPr>
              <w:bidi/>
              <w:spacing w:before="120" w:after="120"/>
              <w:contextualSpacing/>
              <w:jc w:val="center"/>
              <w:rPr>
                <w:rFonts w:ascii="Times New Roman" w:eastAsia="Times New Roman" w:hAnsi="Times New Roman" w:cs="B Nazanin"/>
                <w:b/>
                <w:sz w:val="28"/>
                <w:szCs w:val="28"/>
                <w:rtl/>
                <w:lang w:bidi="fa-IR"/>
              </w:rPr>
            </w:pPr>
          </w:p>
        </w:tc>
        <w:tc>
          <w:tcPr>
            <w:tcW w:w="450" w:type="dxa"/>
            <w:shd w:val="clear" w:color="auto" w:fill="000000"/>
            <w:vAlign w:val="center"/>
          </w:tcPr>
          <w:p w14:paraId="75EEDBE8" w14:textId="77777777" w:rsidR="0030465F" w:rsidRDefault="0030465F" w:rsidP="0030465F">
            <w:pPr>
              <w:bidi/>
              <w:spacing w:before="120" w:after="120"/>
              <w:contextualSpacing/>
              <w:jc w:val="center"/>
              <w:rPr>
                <w:rFonts w:ascii="Times New Roman" w:eastAsia="Times New Roman" w:hAnsi="Times New Roman" w:cs="B Nazanin"/>
                <w:b/>
                <w:sz w:val="28"/>
                <w:szCs w:val="28"/>
                <w:rtl/>
                <w:lang w:bidi="fa-IR"/>
              </w:rPr>
            </w:pPr>
          </w:p>
        </w:tc>
        <w:tc>
          <w:tcPr>
            <w:tcW w:w="450" w:type="dxa"/>
            <w:shd w:val="clear" w:color="auto" w:fill="000000"/>
            <w:vAlign w:val="center"/>
          </w:tcPr>
          <w:p w14:paraId="6777597A" w14:textId="77777777" w:rsidR="0030465F" w:rsidRDefault="0030465F" w:rsidP="0030465F">
            <w:pPr>
              <w:bidi/>
              <w:spacing w:before="120" w:after="120"/>
              <w:contextualSpacing/>
              <w:jc w:val="center"/>
              <w:rPr>
                <w:rFonts w:ascii="Times New Roman" w:eastAsia="Times New Roman" w:hAnsi="Times New Roman" w:cs="B Nazanin"/>
                <w:b/>
                <w:sz w:val="28"/>
                <w:szCs w:val="28"/>
                <w:rtl/>
                <w:lang w:bidi="fa-IR"/>
              </w:rPr>
            </w:pPr>
          </w:p>
        </w:tc>
      </w:tr>
    </w:tbl>
    <w:p w14:paraId="7896E0B9" w14:textId="77777777" w:rsidR="004208E7" w:rsidRDefault="004208E7" w:rsidP="00BB4A8F">
      <w:pPr>
        <w:bidi/>
        <w:spacing w:after="0"/>
        <w:jc w:val="both"/>
        <w:rPr>
          <w:rFonts w:ascii="Times New Roman" w:eastAsia="Times New Roman" w:hAnsi="Times New Roman" w:cs="B Nazanin"/>
          <w:b/>
          <w:color w:val="7030A0"/>
          <w:sz w:val="28"/>
          <w:szCs w:val="28"/>
          <w:rtl/>
          <w:lang w:bidi="fa-IR"/>
        </w:rPr>
      </w:pPr>
    </w:p>
    <w:p w14:paraId="5961EC95" w14:textId="1649A507" w:rsidR="00583637" w:rsidRDefault="009B18FE" w:rsidP="00057A2B">
      <w:pPr>
        <w:bidi/>
        <w:spacing w:after="0"/>
        <w:jc w:val="both"/>
        <w:rPr>
          <w:rFonts w:ascii="Times New Roman" w:eastAsia="Times New Roman" w:hAnsi="Times New Roman" w:cs="B Nazanin"/>
          <w:b/>
          <w:color w:val="7030A0"/>
          <w:sz w:val="28"/>
          <w:szCs w:val="28"/>
          <w:lang w:bidi="fa-IR"/>
        </w:rPr>
      </w:pPr>
      <w:r>
        <w:rPr>
          <w:rFonts w:ascii="Times New Roman" w:eastAsia="Times New Roman" w:hAnsi="Times New Roman" w:cs="B Nazanin"/>
          <w:b/>
          <w:color w:val="7030A0"/>
          <w:sz w:val="28"/>
          <w:szCs w:val="28"/>
          <w:rtl/>
          <w:lang w:bidi="fa-IR"/>
        </w:rPr>
        <w:t>جمع كل:</w:t>
      </w:r>
      <w:r w:rsidR="003139C0">
        <w:rPr>
          <w:rFonts w:ascii="Times New Roman" w:eastAsia="Times New Roman" w:hAnsi="Times New Roman" w:cs="B Nazanin"/>
          <w:b/>
          <w:color w:val="7030A0"/>
          <w:sz w:val="28"/>
          <w:szCs w:val="28"/>
          <w:rtl/>
          <w:lang w:bidi="fa-IR"/>
        </w:rPr>
        <w:tab/>
      </w:r>
      <w:r w:rsidR="002C2E04">
        <w:rPr>
          <w:rFonts w:ascii="Times New Roman" w:eastAsia="Times New Roman" w:hAnsi="Times New Roman" w:cs="B Nazanin"/>
          <w:b/>
          <w:sz w:val="28"/>
          <w:szCs w:val="28"/>
          <w:rtl/>
          <w:lang w:bidi="fa-IR"/>
        </w:rPr>
        <w:t>دوازده ماه</w:t>
      </w:r>
    </w:p>
    <w:p w14:paraId="021C6536" w14:textId="77777777" w:rsidR="00220E16" w:rsidRDefault="00220E16" w:rsidP="00BB4A8F">
      <w:pPr>
        <w:bidi/>
        <w:spacing w:after="0"/>
        <w:jc w:val="both"/>
        <w:rPr>
          <w:rFonts w:ascii="Times New Roman" w:eastAsia="Times New Roman" w:hAnsi="Times New Roman" w:cs="B Nazanin"/>
          <w:b/>
          <w:color w:val="7030A0"/>
          <w:sz w:val="28"/>
          <w:szCs w:val="28"/>
          <w:rtl/>
          <w:lang w:bidi="fa-IR"/>
        </w:rPr>
      </w:pPr>
    </w:p>
    <w:p w14:paraId="1663670A" w14:textId="77777777" w:rsidR="004208E7" w:rsidRDefault="009B18FE" w:rsidP="00BB4A8F">
      <w:pPr>
        <w:bidi/>
        <w:spacing w:after="0"/>
        <w:jc w:val="center"/>
        <w:rPr>
          <w:rFonts w:ascii="Times New Roman" w:eastAsia="Times New Roman" w:hAnsi="Times New Roman" w:cs="B Nazanin"/>
          <w:b/>
          <w:color w:val="7030A0"/>
          <w:sz w:val="28"/>
          <w:szCs w:val="28"/>
          <w:lang w:bidi="fa-IR"/>
        </w:rPr>
      </w:pPr>
      <w:r>
        <w:rPr>
          <w:rFonts w:ascii="Times New Roman" w:eastAsia="Times New Roman" w:hAnsi="Times New Roman" w:cs="B Nazanin"/>
          <w:b/>
          <w:color w:val="7030A0"/>
          <w:sz w:val="28"/>
          <w:szCs w:val="28"/>
          <w:rtl/>
          <w:lang w:bidi="fa-IR"/>
        </w:rPr>
        <w:t>قسمت چهارم- اطلاعات مربوط به هزينه‌ها</w:t>
      </w:r>
    </w:p>
    <w:p w14:paraId="7E74BABB" w14:textId="77777777" w:rsidR="00112252" w:rsidRDefault="004208E7" w:rsidP="00BB4A8F">
      <w:pPr>
        <w:bidi/>
        <w:rPr>
          <w:rFonts w:ascii="Times New Roman" w:hAnsi="Times New Roman" w:cs="B Nazanin"/>
          <w:b/>
          <w:color w:val="7030A0"/>
          <w:sz w:val="28"/>
          <w:szCs w:val="28"/>
          <w:rtl/>
        </w:rPr>
      </w:pPr>
      <w:r>
        <w:rPr>
          <w:rFonts w:ascii="Times New Roman" w:eastAsia="Times New Roman" w:hAnsi="Times New Roman" w:cs="B Nazanin"/>
          <w:b/>
          <w:color w:val="7030A0"/>
          <w:sz w:val="28"/>
          <w:szCs w:val="28"/>
          <w:rtl/>
          <w:lang w:bidi="fa-IR"/>
        </w:rPr>
        <w:t xml:space="preserve">1-4. </w:t>
      </w:r>
      <w:r w:rsidR="009B18FE">
        <w:rPr>
          <w:rFonts w:ascii="Times New Roman" w:hAnsi="Times New Roman" w:cs="B Nazanin"/>
          <w:b/>
          <w:color w:val="7030A0"/>
          <w:sz w:val="28"/>
          <w:szCs w:val="28"/>
          <w:rtl/>
        </w:rPr>
        <w:t xml:space="preserve">براي پيشبرد </w:t>
      </w:r>
      <w:r w:rsidR="00220E16">
        <w:rPr>
          <w:rFonts w:ascii="Times New Roman" w:hAnsi="Times New Roman" w:cs="B Nazanin"/>
          <w:b/>
          <w:color w:val="7030A0"/>
          <w:sz w:val="28"/>
          <w:szCs w:val="28"/>
          <w:rtl/>
        </w:rPr>
        <w:t>و تجاری سازی طرح</w:t>
      </w:r>
      <w:r w:rsidR="009B18FE">
        <w:rPr>
          <w:rFonts w:ascii="Times New Roman" w:hAnsi="Times New Roman" w:cs="B Nazanin"/>
          <w:b/>
          <w:color w:val="7030A0"/>
          <w:sz w:val="28"/>
          <w:szCs w:val="28"/>
          <w:rtl/>
        </w:rPr>
        <w:t xml:space="preserve"> </w:t>
      </w:r>
      <w:r w:rsidR="00220E16">
        <w:rPr>
          <w:rFonts w:ascii="Times New Roman" w:hAnsi="Times New Roman" w:cs="B Nazanin"/>
          <w:b/>
          <w:color w:val="7030A0"/>
          <w:sz w:val="28"/>
          <w:szCs w:val="28"/>
          <w:rtl/>
        </w:rPr>
        <w:t>چه</w:t>
      </w:r>
      <w:r w:rsidR="009B18FE">
        <w:rPr>
          <w:rFonts w:ascii="Times New Roman" w:hAnsi="Times New Roman" w:cs="B Nazanin"/>
          <w:b/>
          <w:color w:val="7030A0"/>
          <w:sz w:val="28"/>
          <w:szCs w:val="28"/>
          <w:rtl/>
        </w:rPr>
        <w:t xml:space="preserve"> مؤسسات ديگر</w:t>
      </w:r>
      <w:r w:rsidR="00220E16">
        <w:rPr>
          <w:rFonts w:ascii="Times New Roman" w:hAnsi="Times New Roman" w:cs="B Nazanin"/>
          <w:b/>
          <w:color w:val="7030A0"/>
          <w:sz w:val="28"/>
          <w:szCs w:val="28"/>
          <w:rtl/>
        </w:rPr>
        <w:t xml:space="preserve">ی علاقمند </w:t>
      </w:r>
      <w:r w:rsidR="009B18FE">
        <w:rPr>
          <w:rFonts w:ascii="Times New Roman" w:hAnsi="Times New Roman" w:cs="B Nazanin"/>
          <w:b/>
          <w:color w:val="7030A0"/>
          <w:sz w:val="28"/>
          <w:szCs w:val="28"/>
          <w:rtl/>
        </w:rPr>
        <w:t xml:space="preserve"> </w:t>
      </w:r>
      <w:r w:rsidR="00220E16">
        <w:rPr>
          <w:rFonts w:ascii="Times New Roman" w:hAnsi="Times New Roman" w:cs="B Nazanin"/>
          <w:b/>
          <w:color w:val="7030A0"/>
          <w:sz w:val="28"/>
          <w:szCs w:val="28"/>
          <w:rtl/>
        </w:rPr>
        <w:t xml:space="preserve">به همكاري </w:t>
      </w:r>
      <w:r w:rsidR="009B18FE">
        <w:rPr>
          <w:rFonts w:ascii="Times New Roman" w:hAnsi="Times New Roman" w:cs="B Nazanin"/>
          <w:b/>
          <w:color w:val="7030A0"/>
          <w:sz w:val="28"/>
          <w:szCs w:val="28"/>
          <w:rtl/>
        </w:rPr>
        <w:t>مي باشد؟</w:t>
      </w:r>
    </w:p>
    <w:p w14:paraId="5F2C8F71" w14:textId="77777777" w:rsidR="00112252" w:rsidRDefault="009B18FE" w:rsidP="00BB4A8F">
      <w:pPr>
        <w:bidi/>
        <w:rPr>
          <w:rFonts w:ascii="Times New Roman" w:hAnsi="Times New Roman" w:cs="B Nazanin"/>
          <w:b/>
          <w:color w:val="7030A0"/>
          <w:sz w:val="28"/>
          <w:szCs w:val="28"/>
          <w:u w:val="single"/>
          <w:rtl/>
        </w:rPr>
      </w:pPr>
      <w:r>
        <w:rPr>
          <w:rFonts w:ascii="Times New Roman" w:hAnsi="Times New Roman" w:cs="B Nazanin"/>
          <w:b/>
          <w:color w:val="7030A0"/>
          <w:sz w:val="28"/>
          <w:szCs w:val="28"/>
          <w:rtl/>
        </w:rPr>
        <w:t xml:space="preserve">              نام مؤسسه :      .........          نوع همكاري:</w:t>
      </w:r>
      <w:r>
        <w:rPr>
          <w:rFonts w:ascii="Times New Roman" w:hAnsi="Times New Roman" w:cs="B Nazanin"/>
          <w:b/>
          <w:color w:val="7030A0"/>
          <w:sz w:val="28"/>
          <w:szCs w:val="28"/>
          <w:rtl/>
        </w:rPr>
        <w:tab/>
        <w:t xml:space="preserve">     .........</w:t>
      </w:r>
      <w:r>
        <w:rPr>
          <w:rFonts w:ascii="Times New Roman" w:hAnsi="Times New Roman" w:cs="B Nazanin"/>
          <w:b/>
          <w:color w:val="7030A0"/>
          <w:sz w:val="28"/>
          <w:szCs w:val="28"/>
          <w:u w:val="single"/>
          <w:rtl/>
        </w:rPr>
        <w:t xml:space="preserve">              </w:t>
      </w:r>
    </w:p>
    <w:p w14:paraId="4B87D777" w14:textId="77777777" w:rsidR="004208E7" w:rsidRDefault="004208E7" w:rsidP="00BB4A8F">
      <w:pPr>
        <w:bidi/>
        <w:spacing w:after="0"/>
        <w:jc w:val="both"/>
        <w:rPr>
          <w:rFonts w:ascii="Times New Roman" w:eastAsia="Times New Roman" w:hAnsi="Times New Roman" w:cs="B Nazanin"/>
          <w:b/>
          <w:color w:val="7030A0"/>
          <w:sz w:val="28"/>
          <w:szCs w:val="28"/>
          <w:lang w:bidi="fa-IR"/>
        </w:rPr>
      </w:pPr>
    </w:p>
    <w:tbl>
      <w:tblPr>
        <w:bidiVisual/>
        <w:tblW w:w="9404" w:type="dxa"/>
        <w:tblInd w:w="-222" w:type="dxa"/>
        <w:tblBorders>
          <w:top w:val="double" w:sz="4" w:space="0" w:color="auto"/>
        </w:tblBorders>
        <w:tblLayout w:type="fixed"/>
        <w:tblLook w:val="0000" w:firstRow="0" w:lastRow="0" w:firstColumn="0" w:lastColumn="0" w:noHBand="0" w:noVBand="0"/>
      </w:tblPr>
      <w:tblGrid>
        <w:gridCol w:w="742"/>
        <w:gridCol w:w="416"/>
        <w:gridCol w:w="8246"/>
      </w:tblGrid>
      <w:tr w:rsidR="00292578" w14:paraId="3C7307A1" w14:textId="77777777" w:rsidTr="00EE4419">
        <w:trPr>
          <w:trHeight w:val="100"/>
        </w:trPr>
        <w:tc>
          <w:tcPr>
            <w:tcW w:w="742" w:type="dxa"/>
            <w:tcBorders>
              <w:top w:val="double" w:sz="4" w:space="0" w:color="auto"/>
              <w:right w:val="double" w:sz="4" w:space="0" w:color="FFFFFF"/>
            </w:tcBorders>
          </w:tcPr>
          <w:p w14:paraId="3561BBE9" w14:textId="77777777" w:rsidR="006962F7" w:rsidRDefault="006962F7" w:rsidP="00BB4A8F">
            <w:pPr>
              <w:bidi/>
              <w:jc w:val="lowKashida"/>
              <w:rPr>
                <w:rFonts w:ascii="Times New Roman" w:hAnsi="Times New Roman" w:cs="B Nazanin"/>
                <w:b/>
                <w:color w:val="7030A0"/>
                <w:sz w:val="28"/>
                <w:szCs w:val="28"/>
                <w:rtl/>
              </w:rPr>
            </w:pPr>
          </w:p>
        </w:tc>
        <w:tc>
          <w:tcPr>
            <w:tcW w:w="416" w:type="dxa"/>
            <w:tcBorders>
              <w:top w:val="double" w:sz="4" w:space="0" w:color="FFFFFF"/>
            </w:tcBorders>
          </w:tcPr>
          <w:p w14:paraId="01729EA8" w14:textId="77777777" w:rsidR="006962F7" w:rsidRDefault="006962F7" w:rsidP="00BB4A8F">
            <w:pPr>
              <w:bidi/>
              <w:jc w:val="lowKashida"/>
              <w:rPr>
                <w:rFonts w:ascii="Times New Roman" w:hAnsi="Times New Roman" w:cs="B Nazanin"/>
                <w:b/>
                <w:color w:val="7030A0"/>
                <w:sz w:val="28"/>
                <w:szCs w:val="28"/>
                <w:rtl/>
              </w:rPr>
            </w:pPr>
          </w:p>
        </w:tc>
        <w:tc>
          <w:tcPr>
            <w:tcW w:w="8246" w:type="dxa"/>
            <w:tcBorders>
              <w:top w:val="double" w:sz="4" w:space="0" w:color="FFFFFF"/>
              <w:right w:val="double" w:sz="4" w:space="0" w:color="FFFFFF"/>
            </w:tcBorders>
          </w:tcPr>
          <w:p w14:paraId="253D51AC" w14:textId="77777777" w:rsidR="006962F7" w:rsidRDefault="006962F7" w:rsidP="00BB4A8F">
            <w:pPr>
              <w:bidi/>
              <w:jc w:val="lowKashida"/>
              <w:rPr>
                <w:rFonts w:ascii="Times New Roman" w:hAnsi="Times New Roman" w:cs="B Nazanin"/>
                <w:b/>
                <w:color w:val="7030A0"/>
                <w:sz w:val="28"/>
                <w:szCs w:val="28"/>
                <w:rtl/>
              </w:rPr>
            </w:pPr>
          </w:p>
        </w:tc>
      </w:tr>
    </w:tbl>
    <w:p w14:paraId="23F89028" w14:textId="77777777" w:rsidR="006962F7" w:rsidRDefault="009B18FE" w:rsidP="00BB4A8F">
      <w:pPr>
        <w:pStyle w:val="Heading7"/>
        <w:bidi/>
        <w:spacing w:line="276" w:lineRule="auto"/>
        <w:rPr>
          <w:rFonts w:cs="B Nazanin"/>
          <w:bCs w:val="0"/>
          <w:color w:val="7030A0"/>
          <w:sz w:val="28"/>
          <w:szCs w:val="28"/>
          <w:rtl/>
        </w:rPr>
      </w:pPr>
      <w:r>
        <w:rPr>
          <w:rFonts w:cs="B Nazanin"/>
          <w:bCs w:val="0"/>
          <w:color w:val="7030A0"/>
          <w:sz w:val="28"/>
          <w:szCs w:val="28"/>
          <w:rtl/>
        </w:rPr>
        <w:lastRenderedPageBreak/>
        <w:t>د- ‌اطلاعات مربوط به هزينه</w:t>
      </w:r>
    </w:p>
    <w:p w14:paraId="11BF1677" w14:textId="77777777" w:rsidR="006962F7" w:rsidRDefault="009B18FE" w:rsidP="00BB4A8F">
      <w:pPr>
        <w:numPr>
          <w:ilvl w:val="0"/>
          <w:numId w:val="36"/>
        </w:numPr>
        <w:bidi/>
        <w:spacing w:after="0"/>
        <w:rPr>
          <w:rFonts w:ascii="Times New Roman" w:hAnsi="Times New Roman" w:cs="B Nazanin"/>
          <w:b/>
          <w:color w:val="7030A0"/>
          <w:sz w:val="28"/>
          <w:szCs w:val="28"/>
          <w:rtl/>
        </w:rPr>
      </w:pPr>
      <w:commentRangeStart w:id="157"/>
      <w:r>
        <w:rPr>
          <w:rFonts w:ascii="Times New Roman" w:hAnsi="Times New Roman" w:cs="B Nazanin"/>
          <w:b/>
          <w:color w:val="7030A0"/>
          <w:sz w:val="28"/>
          <w:szCs w:val="28"/>
          <w:rtl/>
        </w:rPr>
        <w:t xml:space="preserve">هزينه پرسنلي با ذكر مشخصات كامل </w:t>
      </w:r>
      <w:commentRangeEnd w:id="157"/>
      <w:r w:rsidR="00311F57">
        <w:rPr>
          <w:rStyle w:val="CommentReference"/>
          <w:rFonts w:ascii="Garamond" w:eastAsia="Times New Roman" w:hAnsi="Garamond" w:cs="Times New Roman"/>
          <w:rtl/>
          <w:lang w:val="x-none" w:eastAsia="x-none" w:bidi="fa-IR"/>
        </w:rPr>
        <w:commentReference w:id="157"/>
      </w:r>
    </w:p>
    <w:tbl>
      <w:tblPr>
        <w:bidiVisual/>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1879"/>
        <w:gridCol w:w="2164"/>
        <w:gridCol w:w="1258"/>
        <w:gridCol w:w="1530"/>
        <w:gridCol w:w="2307"/>
      </w:tblGrid>
      <w:tr w:rsidR="00292578" w14:paraId="2F851C43" w14:textId="77777777" w:rsidTr="00583637">
        <w:tc>
          <w:tcPr>
            <w:tcW w:w="669" w:type="dxa"/>
            <w:tcBorders>
              <w:top w:val="double" w:sz="4" w:space="0" w:color="auto"/>
              <w:left w:val="double" w:sz="4" w:space="0" w:color="auto"/>
            </w:tcBorders>
            <w:vAlign w:val="center"/>
          </w:tcPr>
          <w:p w14:paraId="6ACD9517" w14:textId="77777777" w:rsidR="006962F7" w:rsidRDefault="009B18FE" w:rsidP="00E07E74">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ردیف</w:t>
            </w:r>
          </w:p>
        </w:tc>
        <w:tc>
          <w:tcPr>
            <w:tcW w:w="1879" w:type="dxa"/>
            <w:tcBorders>
              <w:top w:val="double" w:sz="4" w:space="0" w:color="auto"/>
            </w:tcBorders>
            <w:vAlign w:val="center"/>
          </w:tcPr>
          <w:p w14:paraId="6BDD8698" w14:textId="77777777" w:rsidR="006962F7" w:rsidRDefault="009B18FE" w:rsidP="00E07E74">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نوع فعاليت</w:t>
            </w:r>
          </w:p>
        </w:tc>
        <w:tc>
          <w:tcPr>
            <w:tcW w:w="2164" w:type="dxa"/>
            <w:tcBorders>
              <w:top w:val="double" w:sz="4" w:space="0" w:color="auto"/>
            </w:tcBorders>
            <w:vAlign w:val="center"/>
          </w:tcPr>
          <w:p w14:paraId="2C815D25" w14:textId="77777777" w:rsidR="006962F7" w:rsidRDefault="009B18FE" w:rsidP="00E07E74">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رتبه علمي یا مدرک تحصیلی</w:t>
            </w:r>
          </w:p>
        </w:tc>
        <w:tc>
          <w:tcPr>
            <w:tcW w:w="1258" w:type="dxa"/>
            <w:tcBorders>
              <w:top w:val="double" w:sz="4" w:space="0" w:color="auto"/>
            </w:tcBorders>
            <w:vAlign w:val="center"/>
          </w:tcPr>
          <w:p w14:paraId="79DF2BE1" w14:textId="77777777" w:rsidR="006962F7" w:rsidRDefault="009B18FE" w:rsidP="00E07E74">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کل ساعات</w:t>
            </w:r>
          </w:p>
        </w:tc>
        <w:tc>
          <w:tcPr>
            <w:tcW w:w="1530" w:type="dxa"/>
            <w:tcBorders>
              <w:top w:val="double" w:sz="4" w:space="0" w:color="auto"/>
            </w:tcBorders>
            <w:vAlign w:val="center"/>
          </w:tcPr>
          <w:p w14:paraId="01A355F8" w14:textId="77777777" w:rsidR="006962F7" w:rsidRDefault="009B18FE" w:rsidP="00E07E74">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 xml:space="preserve">حق الزحمه هر ساعت </w:t>
            </w:r>
          </w:p>
        </w:tc>
        <w:tc>
          <w:tcPr>
            <w:tcW w:w="2307" w:type="dxa"/>
            <w:tcBorders>
              <w:top w:val="double" w:sz="4" w:space="0" w:color="auto"/>
              <w:right w:val="double" w:sz="4" w:space="0" w:color="auto"/>
            </w:tcBorders>
            <w:vAlign w:val="center"/>
          </w:tcPr>
          <w:p w14:paraId="7225CF0D" w14:textId="77777777" w:rsidR="006962F7" w:rsidRDefault="009B18FE" w:rsidP="00E07E74">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جمع به ريال</w:t>
            </w:r>
          </w:p>
        </w:tc>
      </w:tr>
      <w:tr w:rsidR="00292578" w14:paraId="79A5E18D" w14:textId="77777777" w:rsidTr="00583637">
        <w:tc>
          <w:tcPr>
            <w:tcW w:w="669" w:type="dxa"/>
            <w:tcBorders>
              <w:left w:val="double" w:sz="4" w:space="0" w:color="auto"/>
            </w:tcBorders>
            <w:vAlign w:val="center"/>
          </w:tcPr>
          <w:p w14:paraId="209A02FE" w14:textId="5B0C2B8D" w:rsidR="006962F7" w:rsidRDefault="002C2E04" w:rsidP="00E07E74">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1</w:t>
            </w:r>
          </w:p>
        </w:tc>
        <w:tc>
          <w:tcPr>
            <w:tcW w:w="1879" w:type="dxa"/>
            <w:vAlign w:val="center"/>
          </w:tcPr>
          <w:p w14:paraId="4F719D25" w14:textId="72103958" w:rsidR="006962F7" w:rsidRDefault="002C2E04" w:rsidP="00E07E74">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کد نویسی نرم افزار</w:t>
            </w:r>
          </w:p>
        </w:tc>
        <w:tc>
          <w:tcPr>
            <w:tcW w:w="2164" w:type="dxa"/>
            <w:vAlign w:val="center"/>
          </w:tcPr>
          <w:p w14:paraId="54A66A3C" w14:textId="1CBDFBCE" w:rsidR="006962F7" w:rsidRDefault="006962F7" w:rsidP="00E07E74">
            <w:pPr>
              <w:bidi/>
              <w:jc w:val="center"/>
              <w:rPr>
                <w:rFonts w:ascii="Times New Roman" w:hAnsi="Times New Roman" w:cs="B Nazanin"/>
                <w:b/>
                <w:color w:val="7030A0"/>
                <w:sz w:val="28"/>
                <w:szCs w:val="28"/>
                <w:rtl/>
              </w:rPr>
            </w:pPr>
          </w:p>
        </w:tc>
        <w:tc>
          <w:tcPr>
            <w:tcW w:w="1258" w:type="dxa"/>
            <w:vAlign w:val="center"/>
          </w:tcPr>
          <w:p w14:paraId="0F4658D1" w14:textId="77777777" w:rsidR="006962F7" w:rsidRDefault="006962F7" w:rsidP="00E07E74">
            <w:pPr>
              <w:bidi/>
              <w:jc w:val="center"/>
              <w:rPr>
                <w:rFonts w:ascii="Times New Roman" w:hAnsi="Times New Roman" w:cs="B Nazanin"/>
                <w:b/>
                <w:color w:val="7030A0"/>
                <w:sz w:val="28"/>
                <w:szCs w:val="28"/>
                <w:rtl/>
              </w:rPr>
            </w:pPr>
          </w:p>
        </w:tc>
        <w:tc>
          <w:tcPr>
            <w:tcW w:w="1530" w:type="dxa"/>
            <w:vAlign w:val="center"/>
          </w:tcPr>
          <w:p w14:paraId="18C9F550" w14:textId="77777777" w:rsidR="006962F7" w:rsidRDefault="006962F7" w:rsidP="00E07E74">
            <w:pPr>
              <w:bidi/>
              <w:jc w:val="center"/>
              <w:rPr>
                <w:rFonts w:ascii="Times New Roman" w:hAnsi="Times New Roman" w:cs="B Nazanin"/>
                <w:b/>
                <w:color w:val="7030A0"/>
                <w:sz w:val="28"/>
                <w:szCs w:val="28"/>
                <w:rtl/>
              </w:rPr>
            </w:pPr>
          </w:p>
        </w:tc>
        <w:tc>
          <w:tcPr>
            <w:tcW w:w="2307" w:type="dxa"/>
            <w:tcBorders>
              <w:right w:val="double" w:sz="4" w:space="0" w:color="auto"/>
            </w:tcBorders>
            <w:vAlign w:val="center"/>
          </w:tcPr>
          <w:p w14:paraId="16D4B80F" w14:textId="77777777" w:rsidR="006962F7" w:rsidRDefault="006962F7" w:rsidP="00E07E74">
            <w:pPr>
              <w:bidi/>
              <w:jc w:val="center"/>
              <w:rPr>
                <w:rFonts w:ascii="Times New Roman" w:hAnsi="Times New Roman" w:cs="B Nazanin"/>
                <w:b/>
                <w:color w:val="7030A0"/>
                <w:sz w:val="28"/>
                <w:szCs w:val="28"/>
                <w:rtl/>
              </w:rPr>
            </w:pPr>
          </w:p>
        </w:tc>
      </w:tr>
      <w:tr w:rsidR="00292578" w14:paraId="5954B6C7" w14:textId="77777777" w:rsidTr="00583637">
        <w:tc>
          <w:tcPr>
            <w:tcW w:w="669" w:type="dxa"/>
            <w:tcBorders>
              <w:left w:val="double" w:sz="4" w:space="0" w:color="auto"/>
            </w:tcBorders>
            <w:vAlign w:val="center"/>
          </w:tcPr>
          <w:p w14:paraId="6BCAD0B6" w14:textId="1747E1ED" w:rsidR="006962F7" w:rsidRDefault="00E07E74" w:rsidP="00E07E74">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2</w:t>
            </w:r>
          </w:p>
        </w:tc>
        <w:tc>
          <w:tcPr>
            <w:tcW w:w="1879" w:type="dxa"/>
            <w:vAlign w:val="center"/>
          </w:tcPr>
          <w:p w14:paraId="5EB5C4EF" w14:textId="0428C57F" w:rsidR="006962F7" w:rsidRDefault="002C2E04" w:rsidP="00E07E74">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پشتیبانی نرم افزار و انجام تبلیغات و عضو گیری</w:t>
            </w:r>
          </w:p>
        </w:tc>
        <w:tc>
          <w:tcPr>
            <w:tcW w:w="2164" w:type="dxa"/>
            <w:vAlign w:val="center"/>
          </w:tcPr>
          <w:p w14:paraId="33C53CF5" w14:textId="6EAF79F6" w:rsidR="006962F7" w:rsidRDefault="00E07E74" w:rsidP="00E07E74">
            <w:pPr>
              <w:bidi/>
              <w:rPr>
                <w:rFonts w:ascii="Times New Roman" w:hAnsi="Times New Roman" w:cs="B Nazanin"/>
                <w:b/>
                <w:color w:val="7030A0"/>
                <w:sz w:val="28"/>
                <w:szCs w:val="28"/>
                <w:rtl/>
              </w:rPr>
            </w:pPr>
            <w:r>
              <w:rPr>
                <w:rFonts w:ascii="Times New Roman" w:hAnsi="Times New Roman" w:cs="B Nazanin"/>
                <w:b/>
                <w:color w:val="7030A0"/>
                <w:sz w:val="28"/>
                <w:szCs w:val="28"/>
                <w:rtl/>
              </w:rPr>
              <w:t>کامیار جدیدالسلام</w:t>
            </w:r>
            <w:r w:rsidR="009B32A2">
              <w:rPr>
                <w:rFonts w:ascii="Times New Roman" w:hAnsi="Times New Roman" w:cs="B Nazanin"/>
                <w:b/>
                <w:color w:val="7030A0"/>
                <w:sz w:val="28"/>
                <w:szCs w:val="28"/>
                <w:rtl/>
              </w:rPr>
              <w:t>(کارشناس پرستاری)</w:t>
            </w:r>
          </w:p>
          <w:p w14:paraId="7E50F789" w14:textId="5ADA1D52" w:rsidR="00E07E74" w:rsidRDefault="00E07E74" w:rsidP="00E07E74">
            <w:pPr>
              <w:bidi/>
              <w:rPr>
                <w:rFonts w:ascii="Times New Roman" w:hAnsi="Times New Roman" w:cs="B Nazanin"/>
                <w:b/>
                <w:color w:val="7030A0"/>
                <w:sz w:val="28"/>
                <w:szCs w:val="28"/>
                <w:rtl/>
              </w:rPr>
            </w:pPr>
            <w:r>
              <w:rPr>
                <w:rFonts w:ascii="Times New Roman" w:hAnsi="Times New Roman" w:cs="B Nazanin"/>
                <w:b/>
                <w:color w:val="7030A0"/>
                <w:sz w:val="28"/>
                <w:szCs w:val="28"/>
                <w:rtl/>
              </w:rPr>
              <w:t>محمد امین سبزی</w:t>
            </w:r>
            <w:r w:rsidR="009B32A2">
              <w:rPr>
                <w:rFonts w:ascii="Times New Roman" w:hAnsi="Times New Roman" w:cs="B Nazanin"/>
                <w:b/>
                <w:color w:val="7030A0"/>
                <w:sz w:val="28"/>
                <w:szCs w:val="28"/>
                <w:rtl/>
              </w:rPr>
              <w:t xml:space="preserve"> (دانشجوی سال آخر کارشناسی پرستاری)</w:t>
            </w:r>
          </w:p>
        </w:tc>
        <w:tc>
          <w:tcPr>
            <w:tcW w:w="1258" w:type="dxa"/>
            <w:vAlign w:val="center"/>
          </w:tcPr>
          <w:p w14:paraId="0335467F" w14:textId="77777777" w:rsidR="006962F7" w:rsidRDefault="006962F7" w:rsidP="00E07E74">
            <w:pPr>
              <w:bidi/>
              <w:jc w:val="right"/>
              <w:rPr>
                <w:rFonts w:ascii="Times New Roman" w:hAnsi="Times New Roman" w:cs="B Nazanin"/>
                <w:b/>
                <w:color w:val="7030A0"/>
                <w:sz w:val="28"/>
                <w:szCs w:val="28"/>
                <w:rtl/>
              </w:rPr>
            </w:pPr>
          </w:p>
        </w:tc>
        <w:tc>
          <w:tcPr>
            <w:tcW w:w="1530" w:type="dxa"/>
            <w:vAlign w:val="center"/>
          </w:tcPr>
          <w:p w14:paraId="2DDE3634" w14:textId="77777777" w:rsidR="006962F7" w:rsidRDefault="006962F7" w:rsidP="00E07E74">
            <w:pPr>
              <w:bidi/>
              <w:jc w:val="center"/>
              <w:rPr>
                <w:rFonts w:ascii="Times New Roman" w:hAnsi="Times New Roman" w:cs="B Nazanin"/>
                <w:b/>
                <w:color w:val="7030A0"/>
                <w:sz w:val="28"/>
                <w:szCs w:val="28"/>
                <w:rtl/>
              </w:rPr>
            </w:pPr>
          </w:p>
        </w:tc>
        <w:tc>
          <w:tcPr>
            <w:tcW w:w="2307" w:type="dxa"/>
            <w:tcBorders>
              <w:right w:val="double" w:sz="4" w:space="0" w:color="auto"/>
            </w:tcBorders>
            <w:vAlign w:val="center"/>
          </w:tcPr>
          <w:p w14:paraId="40D227FC" w14:textId="77777777" w:rsidR="006962F7" w:rsidRDefault="006962F7" w:rsidP="00E07E74">
            <w:pPr>
              <w:bidi/>
              <w:jc w:val="center"/>
              <w:rPr>
                <w:rFonts w:ascii="Times New Roman" w:hAnsi="Times New Roman" w:cs="B Nazanin"/>
                <w:b/>
                <w:color w:val="7030A0"/>
                <w:sz w:val="28"/>
                <w:szCs w:val="28"/>
                <w:rtl/>
              </w:rPr>
            </w:pPr>
          </w:p>
        </w:tc>
      </w:tr>
      <w:tr w:rsidR="00292578" w14:paraId="1A8CE750" w14:textId="77777777" w:rsidTr="00E07E74">
        <w:tc>
          <w:tcPr>
            <w:tcW w:w="9807" w:type="dxa"/>
            <w:gridSpan w:val="6"/>
            <w:tcBorders>
              <w:top w:val="single" w:sz="12" w:space="0" w:color="auto"/>
              <w:left w:val="single" w:sz="12" w:space="0" w:color="auto"/>
              <w:bottom w:val="single" w:sz="12" w:space="0" w:color="auto"/>
              <w:right w:val="single" w:sz="12" w:space="0" w:color="auto"/>
            </w:tcBorders>
            <w:vAlign w:val="center"/>
          </w:tcPr>
          <w:p w14:paraId="225B104C" w14:textId="77777777" w:rsidR="006962F7" w:rsidRDefault="009B18FE" w:rsidP="00E07E74">
            <w:pPr>
              <w:bidi/>
              <w:rPr>
                <w:rFonts w:ascii="Times New Roman" w:hAnsi="Times New Roman" w:cs="B Nazanin"/>
                <w:b/>
                <w:color w:val="7030A0"/>
                <w:sz w:val="28"/>
                <w:szCs w:val="28"/>
                <w:rtl/>
              </w:rPr>
            </w:pPr>
            <w:r>
              <w:rPr>
                <w:rFonts w:ascii="Times New Roman" w:hAnsi="Times New Roman" w:cs="B Nazanin"/>
                <w:b/>
                <w:color w:val="7030A0"/>
                <w:sz w:val="28"/>
                <w:szCs w:val="28"/>
                <w:rtl/>
              </w:rPr>
              <w:t xml:space="preserve">   جمع كل (ريال) :</w:t>
            </w:r>
          </w:p>
        </w:tc>
      </w:tr>
    </w:tbl>
    <w:p w14:paraId="2A92A847" w14:textId="77777777" w:rsidR="006962F7" w:rsidRDefault="006962F7" w:rsidP="00BB4A8F">
      <w:pPr>
        <w:bidi/>
        <w:ind w:left="785"/>
        <w:jc w:val="lowKashida"/>
        <w:rPr>
          <w:rFonts w:ascii="Times New Roman" w:hAnsi="Times New Roman" w:cs="B Nazanin"/>
          <w:b/>
          <w:color w:val="7030A0"/>
          <w:sz w:val="28"/>
          <w:szCs w:val="28"/>
          <w:rtl/>
        </w:rPr>
      </w:pPr>
    </w:p>
    <w:p w14:paraId="574E78D1" w14:textId="77777777" w:rsidR="006962F7" w:rsidRDefault="009B18FE" w:rsidP="00BB4A8F">
      <w:pPr>
        <w:numPr>
          <w:ilvl w:val="0"/>
          <w:numId w:val="36"/>
        </w:numPr>
        <w:bidi/>
        <w:jc w:val="lowKashida"/>
        <w:rPr>
          <w:rFonts w:ascii="Times New Roman" w:hAnsi="Times New Roman" w:cs="B Nazanin"/>
          <w:b/>
          <w:color w:val="7030A0"/>
          <w:sz w:val="28"/>
          <w:szCs w:val="28"/>
        </w:rPr>
      </w:pPr>
      <w:commentRangeStart w:id="158"/>
      <w:r>
        <w:rPr>
          <w:rFonts w:ascii="Times New Roman" w:hAnsi="Times New Roman" w:cs="B Nazanin"/>
          <w:b/>
          <w:color w:val="7030A0"/>
          <w:sz w:val="28"/>
          <w:szCs w:val="28"/>
          <w:rtl/>
        </w:rPr>
        <w:t>فهر</w:t>
      </w:r>
      <w:commentRangeEnd w:id="158"/>
      <w:r w:rsidR="00311F57">
        <w:rPr>
          <w:rStyle w:val="CommentReference"/>
          <w:rFonts w:ascii="Garamond" w:eastAsia="Times New Roman" w:hAnsi="Garamond" w:cs="Times New Roman"/>
          <w:rtl/>
          <w:lang w:val="x-none" w:eastAsia="x-none" w:bidi="fa-IR"/>
        </w:rPr>
        <w:commentReference w:id="158"/>
      </w:r>
      <w:r>
        <w:rPr>
          <w:rFonts w:ascii="Times New Roman" w:hAnsi="Times New Roman" w:cs="B Nazanin"/>
          <w:b/>
          <w:color w:val="7030A0"/>
          <w:sz w:val="28"/>
          <w:szCs w:val="28"/>
          <w:rtl/>
        </w:rPr>
        <w:t>ست وسايل و موادي كه بايد از اعتبار اين طرح از داخل و خارج كشور خريداري شود:</w:t>
      </w:r>
    </w:p>
    <w:p w14:paraId="787DDFA3" w14:textId="77777777" w:rsidR="006962F7" w:rsidRDefault="009B18FE" w:rsidP="00BB4A8F">
      <w:pPr>
        <w:ind w:left="426"/>
        <w:jc w:val="right"/>
        <w:rPr>
          <w:rFonts w:ascii="Times New Roman" w:hAnsi="Times New Roman" w:cs="B Nazanin"/>
          <w:b/>
          <w:color w:val="7030A0"/>
          <w:sz w:val="28"/>
          <w:szCs w:val="28"/>
          <w:rtl/>
        </w:rPr>
      </w:pPr>
      <w:r>
        <w:rPr>
          <w:rFonts w:ascii="Times New Roman" w:hAnsi="Times New Roman" w:cs="B Nazanin"/>
          <w:b/>
          <w:color w:val="7030A0"/>
          <w:sz w:val="28"/>
          <w:szCs w:val="28"/>
          <w:rtl/>
        </w:rPr>
        <w:t>هزينه‌ لوازم و تجهیزات سرمایه‌ای</w:t>
      </w:r>
    </w:p>
    <w:tbl>
      <w:tblPr>
        <w:bidiVisual/>
        <w:tblW w:w="9355" w:type="dxa"/>
        <w:tblInd w:w="-35" w:type="dxa"/>
        <w:tblBorders>
          <w:top w:val="thinThickSmallGap" w:sz="12" w:space="0" w:color="auto"/>
          <w:left w:val="thinThickSmallGap" w:sz="12" w:space="0" w:color="auto"/>
          <w:bottom w:val="thinThickSmallGap" w:sz="12" w:space="0" w:color="auto"/>
          <w:right w:val="thinThickSmallGap" w:sz="12" w:space="0" w:color="auto"/>
          <w:insideH w:val="single" w:sz="8" w:space="0" w:color="auto"/>
          <w:insideV w:val="single" w:sz="8" w:space="0" w:color="auto"/>
        </w:tblBorders>
        <w:tblLayout w:type="fixed"/>
        <w:tblLook w:val="0000" w:firstRow="0" w:lastRow="0" w:firstColumn="0" w:lastColumn="0" w:noHBand="0" w:noVBand="0"/>
      </w:tblPr>
      <w:tblGrid>
        <w:gridCol w:w="850"/>
        <w:gridCol w:w="2521"/>
        <w:gridCol w:w="1134"/>
        <w:gridCol w:w="2126"/>
        <w:gridCol w:w="2693"/>
        <w:gridCol w:w="31"/>
      </w:tblGrid>
      <w:tr w:rsidR="00292578" w14:paraId="47F4225D" w14:textId="77777777" w:rsidTr="00D64A79">
        <w:trPr>
          <w:gridAfter w:val="1"/>
          <w:wAfter w:w="31" w:type="dxa"/>
          <w:trHeight w:val="227"/>
        </w:trPr>
        <w:tc>
          <w:tcPr>
            <w:tcW w:w="850" w:type="dxa"/>
            <w:shd w:val="clear" w:color="auto" w:fill="FFFFFF"/>
            <w:vAlign w:val="center"/>
          </w:tcPr>
          <w:p w14:paraId="0FF957C5" w14:textId="77777777" w:rsidR="006962F7" w:rsidRDefault="009B18FE" w:rsidP="00BB4A8F">
            <w:pPr>
              <w:jc w:val="center"/>
              <w:rPr>
                <w:rFonts w:ascii="Times New Roman" w:hAnsi="Times New Roman" w:cs="B Nazanin"/>
                <w:b/>
                <w:color w:val="7030A0"/>
                <w:sz w:val="28"/>
                <w:szCs w:val="28"/>
                <w:rtl/>
              </w:rPr>
            </w:pPr>
            <w:r>
              <w:rPr>
                <w:rFonts w:ascii="Times New Roman" w:hAnsi="Times New Roman" w:cs="B Nazanin"/>
                <w:b/>
                <w:color w:val="7030A0"/>
                <w:sz w:val="28"/>
                <w:szCs w:val="28"/>
                <w:rtl/>
              </w:rPr>
              <w:t>رديف</w:t>
            </w:r>
          </w:p>
        </w:tc>
        <w:tc>
          <w:tcPr>
            <w:tcW w:w="2521" w:type="dxa"/>
            <w:shd w:val="clear" w:color="auto" w:fill="FFFFFF"/>
            <w:vAlign w:val="center"/>
          </w:tcPr>
          <w:p w14:paraId="6BA8D53D" w14:textId="77777777" w:rsidR="006962F7" w:rsidRDefault="009B18FE" w:rsidP="00BB4A8F">
            <w:pPr>
              <w:jc w:val="center"/>
              <w:rPr>
                <w:rFonts w:ascii="Times New Roman" w:hAnsi="Times New Roman" w:cs="B Nazanin"/>
                <w:b/>
                <w:color w:val="7030A0"/>
                <w:sz w:val="28"/>
                <w:szCs w:val="28"/>
                <w:rtl/>
              </w:rPr>
            </w:pPr>
            <w:r>
              <w:rPr>
                <w:rFonts w:ascii="Times New Roman" w:hAnsi="Times New Roman" w:cs="B Nazanin"/>
                <w:b/>
                <w:color w:val="7030A0"/>
                <w:sz w:val="28"/>
                <w:szCs w:val="28"/>
                <w:rtl/>
              </w:rPr>
              <w:t>نام لوازم و وسايل</w:t>
            </w:r>
          </w:p>
        </w:tc>
        <w:tc>
          <w:tcPr>
            <w:tcW w:w="1134" w:type="dxa"/>
            <w:shd w:val="clear" w:color="auto" w:fill="FFFFFF"/>
            <w:vAlign w:val="center"/>
          </w:tcPr>
          <w:p w14:paraId="47097999" w14:textId="77777777" w:rsidR="006962F7" w:rsidRDefault="009B18FE" w:rsidP="00BB4A8F">
            <w:pPr>
              <w:jc w:val="center"/>
              <w:rPr>
                <w:rFonts w:ascii="Times New Roman" w:hAnsi="Times New Roman" w:cs="B Nazanin"/>
                <w:b/>
                <w:color w:val="7030A0"/>
                <w:sz w:val="28"/>
                <w:szCs w:val="28"/>
                <w:rtl/>
              </w:rPr>
            </w:pPr>
            <w:r>
              <w:rPr>
                <w:rFonts w:ascii="Times New Roman" w:hAnsi="Times New Roman" w:cs="B Nazanin"/>
                <w:b/>
                <w:color w:val="7030A0"/>
                <w:sz w:val="28"/>
                <w:szCs w:val="28"/>
                <w:rtl/>
              </w:rPr>
              <w:t>تعداد</w:t>
            </w:r>
          </w:p>
        </w:tc>
        <w:tc>
          <w:tcPr>
            <w:tcW w:w="2126" w:type="dxa"/>
            <w:shd w:val="clear" w:color="auto" w:fill="FFFFFF"/>
            <w:vAlign w:val="center"/>
          </w:tcPr>
          <w:p w14:paraId="518AC6E9" w14:textId="77777777" w:rsidR="006962F7" w:rsidRDefault="009B18FE" w:rsidP="00BB4A8F">
            <w:pPr>
              <w:pStyle w:val="Heading5"/>
              <w:spacing w:line="276" w:lineRule="auto"/>
              <w:rPr>
                <w:rFonts w:cs="B Nazanin"/>
                <w:bCs w:val="0"/>
                <w:color w:val="7030A0"/>
                <w:sz w:val="28"/>
                <w:szCs w:val="28"/>
                <w:rtl/>
              </w:rPr>
            </w:pPr>
            <w:r>
              <w:rPr>
                <w:rFonts w:cs="B Nazanin"/>
                <w:bCs w:val="0"/>
                <w:color w:val="7030A0"/>
                <w:sz w:val="28"/>
                <w:szCs w:val="28"/>
                <w:rtl/>
              </w:rPr>
              <w:t>قيمت واحد</w:t>
            </w:r>
          </w:p>
        </w:tc>
        <w:tc>
          <w:tcPr>
            <w:tcW w:w="2693" w:type="dxa"/>
            <w:shd w:val="clear" w:color="auto" w:fill="FFFFFF"/>
            <w:vAlign w:val="center"/>
          </w:tcPr>
          <w:p w14:paraId="53FDBACD" w14:textId="77777777" w:rsidR="006962F7" w:rsidRDefault="009B18FE" w:rsidP="00BB4A8F">
            <w:pPr>
              <w:jc w:val="center"/>
              <w:rPr>
                <w:rFonts w:ascii="Times New Roman" w:hAnsi="Times New Roman" w:cs="B Nazanin"/>
                <w:b/>
                <w:color w:val="7030A0"/>
                <w:sz w:val="28"/>
                <w:szCs w:val="28"/>
                <w:rtl/>
              </w:rPr>
            </w:pPr>
            <w:r>
              <w:rPr>
                <w:rFonts w:ascii="Times New Roman" w:hAnsi="Times New Roman" w:cs="B Nazanin"/>
                <w:b/>
                <w:color w:val="7030A0"/>
                <w:sz w:val="28"/>
                <w:szCs w:val="28"/>
                <w:rtl/>
              </w:rPr>
              <w:t>جمع كل</w:t>
            </w:r>
          </w:p>
        </w:tc>
      </w:tr>
      <w:tr w:rsidR="00292578" w14:paraId="30EC603F" w14:textId="77777777" w:rsidTr="00D64A79">
        <w:trPr>
          <w:gridAfter w:val="1"/>
          <w:wAfter w:w="31" w:type="dxa"/>
          <w:trHeight w:val="227"/>
        </w:trPr>
        <w:tc>
          <w:tcPr>
            <w:tcW w:w="850" w:type="dxa"/>
          </w:tcPr>
          <w:p w14:paraId="7BD72618" w14:textId="77777777" w:rsidR="006962F7" w:rsidRDefault="006962F7" w:rsidP="00BB4A8F">
            <w:pPr>
              <w:rPr>
                <w:rFonts w:ascii="Times New Roman" w:hAnsi="Times New Roman" w:cs="B Nazanin"/>
                <w:b/>
                <w:color w:val="7030A0"/>
                <w:sz w:val="28"/>
                <w:szCs w:val="28"/>
                <w:rtl/>
              </w:rPr>
            </w:pPr>
          </w:p>
        </w:tc>
        <w:tc>
          <w:tcPr>
            <w:tcW w:w="2521" w:type="dxa"/>
          </w:tcPr>
          <w:p w14:paraId="07DD5E88" w14:textId="77777777" w:rsidR="006962F7" w:rsidRDefault="006962F7" w:rsidP="00BB4A8F">
            <w:pPr>
              <w:rPr>
                <w:rFonts w:ascii="Times New Roman" w:hAnsi="Times New Roman" w:cs="B Nazanin"/>
                <w:b/>
                <w:color w:val="7030A0"/>
                <w:sz w:val="28"/>
                <w:szCs w:val="28"/>
                <w:rtl/>
              </w:rPr>
            </w:pPr>
          </w:p>
        </w:tc>
        <w:tc>
          <w:tcPr>
            <w:tcW w:w="1134" w:type="dxa"/>
          </w:tcPr>
          <w:p w14:paraId="52804BF7" w14:textId="77777777" w:rsidR="006962F7" w:rsidRDefault="006962F7" w:rsidP="00BB4A8F">
            <w:pPr>
              <w:rPr>
                <w:rFonts w:ascii="Times New Roman" w:hAnsi="Times New Roman" w:cs="B Nazanin"/>
                <w:b/>
                <w:color w:val="7030A0"/>
                <w:sz w:val="28"/>
                <w:szCs w:val="28"/>
                <w:rtl/>
              </w:rPr>
            </w:pPr>
          </w:p>
        </w:tc>
        <w:tc>
          <w:tcPr>
            <w:tcW w:w="2126" w:type="dxa"/>
          </w:tcPr>
          <w:p w14:paraId="1EEF244A" w14:textId="77777777" w:rsidR="006962F7" w:rsidRDefault="006962F7" w:rsidP="00BB4A8F">
            <w:pPr>
              <w:rPr>
                <w:rFonts w:ascii="Times New Roman" w:hAnsi="Times New Roman" w:cs="B Nazanin"/>
                <w:b/>
                <w:color w:val="7030A0"/>
                <w:sz w:val="28"/>
                <w:szCs w:val="28"/>
                <w:rtl/>
              </w:rPr>
            </w:pPr>
          </w:p>
        </w:tc>
        <w:tc>
          <w:tcPr>
            <w:tcW w:w="2693" w:type="dxa"/>
          </w:tcPr>
          <w:p w14:paraId="574FF164" w14:textId="77777777" w:rsidR="006962F7" w:rsidRDefault="006962F7" w:rsidP="00BB4A8F">
            <w:pPr>
              <w:rPr>
                <w:rFonts w:ascii="Times New Roman" w:hAnsi="Times New Roman" w:cs="B Nazanin"/>
                <w:b/>
                <w:color w:val="7030A0"/>
                <w:sz w:val="28"/>
                <w:szCs w:val="28"/>
                <w:rtl/>
              </w:rPr>
            </w:pPr>
          </w:p>
        </w:tc>
      </w:tr>
      <w:tr w:rsidR="00292578" w14:paraId="134201D4" w14:textId="77777777" w:rsidTr="00D64A79">
        <w:trPr>
          <w:gridAfter w:val="1"/>
          <w:wAfter w:w="31" w:type="dxa"/>
          <w:trHeight w:val="227"/>
        </w:trPr>
        <w:tc>
          <w:tcPr>
            <w:tcW w:w="850" w:type="dxa"/>
          </w:tcPr>
          <w:p w14:paraId="77351F55" w14:textId="77777777" w:rsidR="006962F7" w:rsidRDefault="006962F7" w:rsidP="00BB4A8F">
            <w:pPr>
              <w:rPr>
                <w:rFonts w:ascii="Times New Roman" w:hAnsi="Times New Roman" w:cs="B Nazanin"/>
                <w:b/>
                <w:color w:val="7030A0"/>
                <w:sz w:val="28"/>
                <w:szCs w:val="28"/>
                <w:rtl/>
              </w:rPr>
            </w:pPr>
          </w:p>
        </w:tc>
        <w:tc>
          <w:tcPr>
            <w:tcW w:w="2521" w:type="dxa"/>
          </w:tcPr>
          <w:p w14:paraId="4C0006E6" w14:textId="77777777" w:rsidR="006962F7" w:rsidRDefault="006962F7" w:rsidP="00BB4A8F">
            <w:pPr>
              <w:rPr>
                <w:rFonts w:ascii="Times New Roman" w:hAnsi="Times New Roman" w:cs="B Nazanin"/>
                <w:b/>
                <w:color w:val="7030A0"/>
                <w:sz w:val="28"/>
                <w:szCs w:val="28"/>
                <w:rtl/>
              </w:rPr>
            </w:pPr>
          </w:p>
        </w:tc>
        <w:tc>
          <w:tcPr>
            <w:tcW w:w="1134" w:type="dxa"/>
          </w:tcPr>
          <w:p w14:paraId="38158BAF" w14:textId="77777777" w:rsidR="006962F7" w:rsidRDefault="006962F7" w:rsidP="00BB4A8F">
            <w:pPr>
              <w:rPr>
                <w:rFonts w:ascii="Times New Roman" w:hAnsi="Times New Roman" w:cs="B Nazanin"/>
                <w:b/>
                <w:color w:val="7030A0"/>
                <w:sz w:val="28"/>
                <w:szCs w:val="28"/>
                <w:rtl/>
              </w:rPr>
            </w:pPr>
          </w:p>
        </w:tc>
        <w:tc>
          <w:tcPr>
            <w:tcW w:w="2126" w:type="dxa"/>
          </w:tcPr>
          <w:p w14:paraId="2D9C8228" w14:textId="77777777" w:rsidR="006962F7" w:rsidRDefault="006962F7" w:rsidP="00BB4A8F">
            <w:pPr>
              <w:rPr>
                <w:rFonts w:ascii="Times New Roman" w:hAnsi="Times New Roman" w:cs="B Nazanin"/>
                <w:b/>
                <w:color w:val="7030A0"/>
                <w:sz w:val="28"/>
                <w:szCs w:val="28"/>
                <w:rtl/>
              </w:rPr>
            </w:pPr>
          </w:p>
        </w:tc>
        <w:tc>
          <w:tcPr>
            <w:tcW w:w="2693" w:type="dxa"/>
          </w:tcPr>
          <w:p w14:paraId="6839FA3E" w14:textId="77777777" w:rsidR="006962F7" w:rsidRDefault="006962F7" w:rsidP="00BB4A8F">
            <w:pPr>
              <w:rPr>
                <w:rFonts w:ascii="Times New Roman" w:hAnsi="Times New Roman" w:cs="B Nazanin"/>
                <w:b/>
                <w:color w:val="7030A0"/>
                <w:sz w:val="28"/>
                <w:szCs w:val="28"/>
                <w:rtl/>
              </w:rPr>
            </w:pPr>
          </w:p>
        </w:tc>
      </w:tr>
      <w:tr w:rsidR="00292578" w14:paraId="4F277EF5" w14:textId="77777777" w:rsidTr="00D64A79">
        <w:trPr>
          <w:gridAfter w:val="1"/>
          <w:wAfter w:w="31" w:type="dxa"/>
          <w:trHeight w:val="227"/>
        </w:trPr>
        <w:tc>
          <w:tcPr>
            <w:tcW w:w="850" w:type="dxa"/>
          </w:tcPr>
          <w:p w14:paraId="664CEBAB" w14:textId="77777777" w:rsidR="006962F7" w:rsidRDefault="006962F7" w:rsidP="00BB4A8F">
            <w:pPr>
              <w:rPr>
                <w:rFonts w:ascii="Times New Roman" w:hAnsi="Times New Roman" w:cs="B Nazanin"/>
                <w:b/>
                <w:color w:val="7030A0"/>
                <w:sz w:val="28"/>
                <w:szCs w:val="28"/>
                <w:rtl/>
              </w:rPr>
            </w:pPr>
          </w:p>
        </w:tc>
        <w:tc>
          <w:tcPr>
            <w:tcW w:w="2521" w:type="dxa"/>
          </w:tcPr>
          <w:p w14:paraId="2FF9EE2B" w14:textId="77777777" w:rsidR="006962F7" w:rsidRDefault="009B18FE" w:rsidP="00BB4A8F">
            <w:pPr>
              <w:jc w:val="right"/>
              <w:rPr>
                <w:rFonts w:ascii="Times New Roman" w:hAnsi="Times New Roman" w:cs="B Nazanin"/>
                <w:b/>
                <w:color w:val="7030A0"/>
                <w:sz w:val="28"/>
                <w:szCs w:val="28"/>
                <w:rtl/>
              </w:rPr>
            </w:pPr>
            <w:r>
              <w:rPr>
                <w:rFonts w:ascii="Times New Roman" w:hAnsi="Times New Roman" w:cs="B Nazanin"/>
                <w:b/>
                <w:color w:val="7030A0"/>
                <w:sz w:val="28"/>
                <w:szCs w:val="28"/>
                <w:rtl/>
              </w:rPr>
              <w:t>جمع کل</w:t>
            </w:r>
          </w:p>
        </w:tc>
        <w:tc>
          <w:tcPr>
            <w:tcW w:w="1134" w:type="dxa"/>
          </w:tcPr>
          <w:p w14:paraId="2232A271" w14:textId="77777777" w:rsidR="006962F7" w:rsidRDefault="006962F7" w:rsidP="00BB4A8F">
            <w:pPr>
              <w:rPr>
                <w:rFonts w:ascii="Times New Roman" w:hAnsi="Times New Roman" w:cs="B Nazanin"/>
                <w:b/>
                <w:color w:val="7030A0"/>
                <w:sz w:val="28"/>
                <w:szCs w:val="28"/>
                <w:rtl/>
              </w:rPr>
            </w:pPr>
          </w:p>
        </w:tc>
        <w:tc>
          <w:tcPr>
            <w:tcW w:w="2126" w:type="dxa"/>
          </w:tcPr>
          <w:p w14:paraId="0B8E9315" w14:textId="77777777" w:rsidR="006962F7" w:rsidRDefault="006962F7" w:rsidP="00BB4A8F">
            <w:pPr>
              <w:rPr>
                <w:rFonts w:ascii="Times New Roman" w:hAnsi="Times New Roman" w:cs="B Nazanin"/>
                <w:b/>
                <w:color w:val="7030A0"/>
                <w:sz w:val="28"/>
                <w:szCs w:val="28"/>
                <w:rtl/>
              </w:rPr>
            </w:pPr>
          </w:p>
        </w:tc>
        <w:tc>
          <w:tcPr>
            <w:tcW w:w="2693" w:type="dxa"/>
          </w:tcPr>
          <w:p w14:paraId="77AD51C9" w14:textId="77777777" w:rsidR="006962F7" w:rsidRDefault="006962F7" w:rsidP="00BB4A8F">
            <w:pPr>
              <w:rPr>
                <w:rFonts w:ascii="Times New Roman" w:hAnsi="Times New Roman" w:cs="B Nazanin"/>
                <w:b/>
                <w:color w:val="7030A0"/>
                <w:sz w:val="28"/>
                <w:szCs w:val="28"/>
                <w:rtl/>
              </w:rPr>
            </w:pPr>
          </w:p>
        </w:tc>
      </w:tr>
      <w:tr w:rsidR="00292578" w14:paraId="2B4543B9" w14:textId="77777777" w:rsidTr="00D64A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5" w:type="dxa"/>
            <w:gridSpan w:val="6"/>
            <w:tcBorders>
              <w:top w:val="single" w:sz="12" w:space="0" w:color="auto"/>
              <w:left w:val="single" w:sz="12" w:space="0" w:color="auto"/>
              <w:bottom w:val="single" w:sz="12" w:space="0" w:color="auto"/>
              <w:right w:val="single" w:sz="12" w:space="0" w:color="auto"/>
            </w:tcBorders>
          </w:tcPr>
          <w:p w14:paraId="393E6F6C" w14:textId="77777777" w:rsidR="006962F7" w:rsidRDefault="009B18FE" w:rsidP="00BB4A8F">
            <w:pPr>
              <w:ind w:left="426"/>
              <w:jc w:val="right"/>
              <w:rPr>
                <w:rFonts w:ascii="Times New Roman" w:hAnsi="Times New Roman" w:cs="B Nazanin"/>
                <w:b/>
                <w:color w:val="7030A0"/>
                <w:sz w:val="28"/>
                <w:szCs w:val="28"/>
                <w:rtl/>
              </w:rPr>
            </w:pPr>
            <w:r>
              <w:rPr>
                <w:rFonts w:ascii="Times New Roman" w:hAnsi="Times New Roman" w:cs="B Nazanin"/>
                <w:b/>
                <w:color w:val="7030A0"/>
                <w:sz w:val="28"/>
                <w:szCs w:val="28"/>
                <w:rtl/>
              </w:rPr>
              <w:t>جمع کل هزينه‌ لوازم و تجهیزات سرمایه‌ای</w:t>
            </w:r>
          </w:p>
        </w:tc>
      </w:tr>
    </w:tbl>
    <w:p w14:paraId="1B43E09C" w14:textId="77777777" w:rsidR="006962F7" w:rsidRDefault="006962F7" w:rsidP="00BB4A8F">
      <w:pPr>
        <w:ind w:left="426"/>
        <w:jc w:val="right"/>
        <w:rPr>
          <w:rFonts w:ascii="Times New Roman" w:hAnsi="Times New Roman" w:cs="B Nazanin"/>
          <w:b/>
          <w:color w:val="7030A0"/>
          <w:sz w:val="28"/>
          <w:szCs w:val="28"/>
          <w:rtl/>
        </w:rPr>
      </w:pPr>
    </w:p>
    <w:p w14:paraId="160C7054" w14:textId="77777777" w:rsidR="006962F7" w:rsidRDefault="009B18FE" w:rsidP="00BB4A8F">
      <w:pPr>
        <w:bidi/>
        <w:ind w:left="426"/>
        <w:jc w:val="right"/>
        <w:rPr>
          <w:rFonts w:ascii="Times New Roman" w:hAnsi="Times New Roman" w:cs="B Nazanin"/>
          <w:b/>
          <w:color w:val="7030A0"/>
          <w:sz w:val="28"/>
          <w:szCs w:val="28"/>
          <w:rtl/>
        </w:rPr>
      </w:pPr>
      <w:r>
        <w:rPr>
          <w:rFonts w:ascii="Times New Roman" w:hAnsi="Times New Roman" w:cs="B Nazanin"/>
          <w:b/>
          <w:color w:val="7030A0"/>
          <w:sz w:val="28"/>
          <w:szCs w:val="28"/>
          <w:rtl/>
        </w:rPr>
        <w:t>هزينه‌ لوازم و مواد مصرفی</w:t>
      </w:r>
    </w:p>
    <w:tbl>
      <w:tblPr>
        <w:tblpPr w:leftFromText="180" w:rightFromText="180" w:vertAnchor="text" w:horzAnchor="margin" w:tblpXSpec="center" w:tblpY="25"/>
        <w:bidiVisual/>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2978"/>
        <w:gridCol w:w="2268"/>
        <w:gridCol w:w="1701"/>
        <w:gridCol w:w="2551"/>
      </w:tblGrid>
      <w:tr w:rsidR="00292578" w14:paraId="129D9890" w14:textId="77777777" w:rsidTr="00D64A79">
        <w:trPr>
          <w:cantSplit/>
        </w:trPr>
        <w:tc>
          <w:tcPr>
            <w:tcW w:w="708" w:type="dxa"/>
            <w:tcBorders>
              <w:top w:val="double" w:sz="4" w:space="0" w:color="auto"/>
              <w:left w:val="double" w:sz="4" w:space="0" w:color="auto"/>
            </w:tcBorders>
          </w:tcPr>
          <w:p w14:paraId="763E0E12" w14:textId="77777777" w:rsidR="006962F7" w:rsidRDefault="009B18FE" w:rsidP="00BB4A8F">
            <w:pPr>
              <w:jc w:val="center"/>
              <w:rPr>
                <w:rFonts w:ascii="Times New Roman" w:hAnsi="Times New Roman" w:cs="B Nazanin"/>
                <w:b/>
                <w:color w:val="7030A0"/>
                <w:sz w:val="28"/>
                <w:szCs w:val="28"/>
                <w:rtl/>
              </w:rPr>
            </w:pPr>
            <w:r>
              <w:rPr>
                <w:rFonts w:ascii="Times New Roman" w:hAnsi="Times New Roman" w:cs="B Nazanin"/>
                <w:b/>
                <w:color w:val="7030A0"/>
                <w:sz w:val="28"/>
                <w:szCs w:val="28"/>
                <w:rtl/>
              </w:rPr>
              <w:lastRenderedPageBreak/>
              <w:t>ردیف</w:t>
            </w:r>
          </w:p>
        </w:tc>
        <w:tc>
          <w:tcPr>
            <w:tcW w:w="2978" w:type="dxa"/>
            <w:tcBorders>
              <w:top w:val="double" w:sz="4" w:space="0" w:color="auto"/>
              <w:left w:val="double" w:sz="4" w:space="0" w:color="auto"/>
            </w:tcBorders>
            <w:vAlign w:val="center"/>
          </w:tcPr>
          <w:p w14:paraId="45AEB449" w14:textId="77777777" w:rsidR="006962F7" w:rsidRDefault="009B18FE" w:rsidP="00BB4A8F">
            <w:pPr>
              <w:jc w:val="center"/>
              <w:rPr>
                <w:rFonts w:ascii="Times New Roman" w:hAnsi="Times New Roman" w:cs="B Nazanin"/>
                <w:b/>
                <w:color w:val="7030A0"/>
                <w:sz w:val="28"/>
                <w:szCs w:val="28"/>
              </w:rPr>
            </w:pPr>
            <w:r>
              <w:rPr>
                <w:rFonts w:ascii="Times New Roman" w:hAnsi="Times New Roman" w:cs="B Nazanin"/>
                <w:b/>
                <w:color w:val="7030A0"/>
                <w:sz w:val="28"/>
                <w:szCs w:val="28"/>
                <w:rtl/>
              </w:rPr>
              <w:t>نام مواد و لوازم مصرفی</w:t>
            </w:r>
          </w:p>
        </w:tc>
        <w:tc>
          <w:tcPr>
            <w:tcW w:w="2268" w:type="dxa"/>
            <w:tcBorders>
              <w:top w:val="double" w:sz="4" w:space="0" w:color="auto"/>
            </w:tcBorders>
            <w:vAlign w:val="center"/>
          </w:tcPr>
          <w:p w14:paraId="5A473626" w14:textId="77777777" w:rsidR="006962F7" w:rsidRDefault="009B18FE" w:rsidP="00BB4A8F">
            <w:pPr>
              <w:jc w:val="center"/>
              <w:rPr>
                <w:rFonts w:ascii="Times New Roman" w:hAnsi="Times New Roman" w:cs="B Nazanin"/>
                <w:b/>
                <w:color w:val="7030A0"/>
                <w:sz w:val="28"/>
                <w:szCs w:val="28"/>
              </w:rPr>
            </w:pPr>
            <w:r>
              <w:rPr>
                <w:rFonts w:ascii="Times New Roman" w:hAnsi="Times New Roman" w:cs="B Nazanin"/>
                <w:b/>
                <w:color w:val="7030A0"/>
                <w:sz w:val="28"/>
                <w:szCs w:val="28"/>
                <w:rtl/>
              </w:rPr>
              <w:t>تعداد/ مقدار لازم</w:t>
            </w:r>
          </w:p>
        </w:tc>
        <w:tc>
          <w:tcPr>
            <w:tcW w:w="1701" w:type="dxa"/>
            <w:tcBorders>
              <w:top w:val="double" w:sz="4" w:space="0" w:color="auto"/>
            </w:tcBorders>
            <w:vAlign w:val="center"/>
          </w:tcPr>
          <w:p w14:paraId="78F543A4" w14:textId="77777777" w:rsidR="006962F7" w:rsidRDefault="009B18FE" w:rsidP="00BB4A8F">
            <w:pPr>
              <w:jc w:val="center"/>
              <w:rPr>
                <w:rFonts w:ascii="Times New Roman" w:hAnsi="Times New Roman" w:cs="B Nazanin"/>
                <w:b/>
                <w:color w:val="7030A0"/>
                <w:sz w:val="28"/>
                <w:szCs w:val="28"/>
              </w:rPr>
            </w:pPr>
            <w:r>
              <w:rPr>
                <w:rFonts w:ascii="Times New Roman" w:hAnsi="Times New Roman" w:cs="B Nazanin"/>
                <w:b/>
                <w:color w:val="7030A0"/>
                <w:sz w:val="28"/>
                <w:szCs w:val="28"/>
                <w:rtl/>
              </w:rPr>
              <w:t>قيمت واحد (ريال)</w:t>
            </w:r>
          </w:p>
        </w:tc>
        <w:tc>
          <w:tcPr>
            <w:tcW w:w="2551" w:type="dxa"/>
            <w:tcBorders>
              <w:top w:val="double" w:sz="4" w:space="0" w:color="auto"/>
              <w:right w:val="double" w:sz="4" w:space="0" w:color="auto"/>
            </w:tcBorders>
            <w:vAlign w:val="center"/>
          </w:tcPr>
          <w:p w14:paraId="7430E3BC" w14:textId="77777777" w:rsidR="006962F7" w:rsidRDefault="009B18FE" w:rsidP="00BB4A8F">
            <w:pPr>
              <w:jc w:val="center"/>
              <w:rPr>
                <w:rFonts w:ascii="Times New Roman" w:hAnsi="Times New Roman" w:cs="B Nazanin"/>
                <w:b/>
                <w:color w:val="7030A0"/>
                <w:sz w:val="28"/>
                <w:szCs w:val="28"/>
              </w:rPr>
            </w:pPr>
            <w:r>
              <w:rPr>
                <w:rFonts w:ascii="Times New Roman" w:hAnsi="Times New Roman" w:cs="B Nazanin"/>
                <w:b/>
                <w:color w:val="7030A0"/>
                <w:sz w:val="28"/>
                <w:szCs w:val="28"/>
                <w:rtl/>
              </w:rPr>
              <w:t>قيمت كل (ريال )</w:t>
            </w:r>
          </w:p>
        </w:tc>
      </w:tr>
      <w:tr w:rsidR="00292578" w14:paraId="086715FF" w14:textId="77777777" w:rsidTr="00D64A79">
        <w:trPr>
          <w:cantSplit/>
        </w:trPr>
        <w:tc>
          <w:tcPr>
            <w:tcW w:w="708" w:type="dxa"/>
            <w:tcBorders>
              <w:left w:val="double" w:sz="4" w:space="0" w:color="auto"/>
            </w:tcBorders>
          </w:tcPr>
          <w:p w14:paraId="42F28A21" w14:textId="77777777" w:rsidR="006962F7" w:rsidRDefault="006962F7" w:rsidP="00BB4A8F">
            <w:pPr>
              <w:jc w:val="center"/>
              <w:rPr>
                <w:rFonts w:ascii="Times New Roman" w:hAnsi="Times New Roman" w:cs="B Nazanin"/>
                <w:b/>
                <w:color w:val="7030A0"/>
                <w:sz w:val="28"/>
                <w:szCs w:val="28"/>
              </w:rPr>
            </w:pPr>
          </w:p>
        </w:tc>
        <w:tc>
          <w:tcPr>
            <w:tcW w:w="2978" w:type="dxa"/>
            <w:tcBorders>
              <w:left w:val="double" w:sz="4" w:space="0" w:color="auto"/>
            </w:tcBorders>
          </w:tcPr>
          <w:p w14:paraId="6DA9E835" w14:textId="77777777" w:rsidR="006962F7" w:rsidRDefault="006962F7" w:rsidP="00BB4A8F">
            <w:pPr>
              <w:jc w:val="center"/>
              <w:rPr>
                <w:rFonts w:ascii="Times New Roman" w:hAnsi="Times New Roman" w:cs="B Nazanin"/>
                <w:b/>
                <w:color w:val="7030A0"/>
                <w:sz w:val="28"/>
                <w:szCs w:val="28"/>
              </w:rPr>
            </w:pPr>
          </w:p>
        </w:tc>
        <w:tc>
          <w:tcPr>
            <w:tcW w:w="2268" w:type="dxa"/>
          </w:tcPr>
          <w:p w14:paraId="2A3E1963" w14:textId="77777777" w:rsidR="006962F7" w:rsidRDefault="006962F7" w:rsidP="00BB4A8F">
            <w:pPr>
              <w:jc w:val="center"/>
              <w:rPr>
                <w:rFonts w:ascii="Times New Roman" w:hAnsi="Times New Roman" w:cs="B Nazanin"/>
                <w:b/>
                <w:color w:val="7030A0"/>
                <w:sz w:val="28"/>
                <w:szCs w:val="28"/>
              </w:rPr>
            </w:pPr>
          </w:p>
        </w:tc>
        <w:tc>
          <w:tcPr>
            <w:tcW w:w="1701" w:type="dxa"/>
          </w:tcPr>
          <w:p w14:paraId="2B60C69B" w14:textId="77777777" w:rsidR="006962F7" w:rsidRDefault="006962F7" w:rsidP="00BB4A8F">
            <w:pPr>
              <w:jc w:val="center"/>
              <w:rPr>
                <w:rFonts w:ascii="Times New Roman" w:hAnsi="Times New Roman" w:cs="B Nazanin"/>
                <w:b/>
                <w:color w:val="7030A0"/>
                <w:sz w:val="28"/>
                <w:szCs w:val="28"/>
              </w:rPr>
            </w:pPr>
          </w:p>
        </w:tc>
        <w:tc>
          <w:tcPr>
            <w:tcW w:w="2551" w:type="dxa"/>
            <w:tcBorders>
              <w:right w:val="double" w:sz="4" w:space="0" w:color="auto"/>
            </w:tcBorders>
          </w:tcPr>
          <w:p w14:paraId="3AAFE168" w14:textId="77777777" w:rsidR="006962F7" w:rsidRDefault="006962F7" w:rsidP="00BB4A8F">
            <w:pPr>
              <w:jc w:val="center"/>
              <w:rPr>
                <w:rFonts w:ascii="Times New Roman" w:hAnsi="Times New Roman" w:cs="B Nazanin"/>
                <w:b/>
                <w:color w:val="7030A0"/>
                <w:sz w:val="28"/>
                <w:szCs w:val="28"/>
              </w:rPr>
            </w:pPr>
          </w:p>
        </w:tc>
      </w:tr>
      <w:tr w:rsidR="00292578" w14:paraId="0599F526" w14:textId="77777777" w:rsidTr="00D64A79">
        <w:trPr>
          <w:cantSplit/>
        </w:trPr>
        <w:tc>
          <w:tcPr>
            <w:tcW w:w="708" w:type="dxa"/>
            <w:tcBorders>
              <w:left w:val="double" w:sz="4" w:space="0" w:color="auto"/>
            </w:tcBorders>
          </w:tcPr>
          <w:p w14:paraId="75C3887D" w14:textId="77777777" w:rsidR="006962F7" w:rsidRDefault="006962F7" w:rsidP="00BB4A8F">
            <w:pPr>
              <w:jc w:val="center"/>
              <w:rPr>
                <w:rFonts w:ascii="Times New Roman" w:hAnsi="Times New Roman" w:cs="B Nazanin"/>
                <w:b/>
                <w:color w:val="7030A0"/>
                <w:sz w:val="28"/>
                <w:szCs w:val="28"/>
              </w:rPr>
            </w:pPr>
          </w:p>
        </w:tc>
        <w:tc>
          <w:tcPr>
            <w:tcW w:w="2978" w:type="dxa"/>
            <w:tcBorders>
              <w:left w:val="double" w:sz="4" w:space="0" w:color="auto"/>
            </w:tcBorders>
          </w:tcPr>
          <w:p w14:paraId="69580DBB" w14:textId="77777777" w:rsidR="006962F7" w:rsidRDefault="006962F7" w:rsidP="00BB4A8F">
            <w:pPr>
              <w:jc w:val="center"/>
              <w:rPr>
                <w:rFonts w:ascii="Times New Roman" w:hAnsi="Times New Roman" w:cs="B Nazanin"/>
                <w:b/>
                <w:color w:val="7030A0"/>
                <w:sz w:val="28"/>
                <w:szCs w:val="28"/>
              </w:rPr>
            </w:pPr>
          </w:p>
        </w:tc>
        <w:tc>
          <w:tcPr>
            <w:tcW w:w="2268" w:type="dxa"/>
          </w:tcPr>
          <w:p w14:paraId="7213B58B" w14:textId="77777777" w:rsidR="006962F7" w:rsidRDefault="006962F7" w:rsidP="00BB4A8F">
            <w:pPr>
              <w:jc w:val="center"/>
              <w:rPr>
                <w:rFonts w:ascii="Times New Roman" w:hAnsi="Times New Roman" w:cs="B Nazanin"/>
                <w:b/>
                <w:color w:val="7030A0"/>
                <w:sz w:val="28"/>
                <w:szCs w:val="28"/>
              </w:rPr>
            </w:pPr>
          </w:p>
        </w:tc>
        <w:tc>
          <w:tcPr>
            <w:tcW w:w="1701" w:type="dxa"/>
          </w:tcPr>
          <w:p w14:paraId="792883F0" w14:textId="77777777" w:rsidR="006962F7" w:rsidRDefault="006962F7" w:rsidP="00BB4A8F">
            <w:pPr>
              <w:jc w:val="center"/>
              <w:rPr>
                <w:rFonts w:ascii="Times New Roman" w:hAnsi="Times New Roman" w:cs="B Nazanin"/>
                <w:b/>
                <w:color w:val="7030A0"/>
                <w:sz w:val="28"/>
                <w:szCs w:val="28"/>
              </w:rPr>
            </w:pPr>
          </w:p>
        </w:tc>
        <w:tc>
          <w:tcPr>
            <w:tcW w:w="2551" w:type="dxa"/>
            <w:tcBorders>
              <w:right w:val="double" w:sz="4" w:space="0" w:color="auto"/>
            </w:tcBorders>
          </w:tcPr>
          <w:p w14:paraId="225A8480" w14:textId="77777777" w:rsidR="006962F7" w:rsidRDefault="006962F7" w:rsidP="00BB4A8F">
            <w:pPr>
              <w:jc w:val="center"/>
              <w:rPr>
                <w:rFonts w:ascii="Times New Roman" w:hAnsi="Times New Roman" w:cs="B Nazanin"/>
                <w:b/>
                <w:color w:val="7030A0"/>
                <w:sz w:val="28"/>
                <w:szCs w:val="28"/>
              </w:rPr>
            </w:pPr>
          </w:p>
        </w:tc>
      </w:tr>
      <w:tr w:rsidR="00292578" w14:paraId="1D9A9E1E" w14:textId="77777777" w:rsidTr="00D64A79">
        <w:trPr>
          <w:cantSplit/>
        </w:trPr>
        <w:tc>
          <w:tcPr>
            <w:tcW w:w="708" w:type="dxa"/>
            <w:tcBorders>
              <w:left w:val="double" w:sz="4" w:space="0" w:color="auto"/>
            </w:tcBorders>
          </w:tcPr>
          <w:p w14:paraId="7E5E73B0" w14:textId="77777777" w:rsidR="006962F7" w:rsidRDefault="006962F7" w:rsidP="00BB4A8F">
            <w:pPr>
              <w:jc w:val="center"/>
              <w:rPr>
                <w:rFonts w:ascii="Times New Roman" w:hAnsi="Times New Roman" w:cs="B Nazanin"/>
                <w:b/>
                <w:color w:val="7030A0"/>
                <w:sz w:val="28"/>
                <w:szCs w:val="28"/>
              </w:rPr>
            </w:pPr>
          </w:p>
        </w:tc>
        <w:tc>
          <w:tcPr>
            <w:tcW w:w="2978" w:type="dxa"/>
            <w:tcBorders>
              <w:left w:val="double" w:sz="4" w:space="0" w:color="auto"/>
            </w:tcBorders>
          </w:tcPr>
          <w:p w14:paraId="088932AF" w14:textId="77777777" w:rsidR="006962F7" w:rsidRDefault="006962F7" w:rsidP="00BB4A8F">
            <w:pPr>
              <w:jc w:val="center"/>
              <w:rPr>
                <w:rFonts w:ascii="Times New Roman" w:hAnsi="Times New Roman" w:cs="B Nazanin"/>
                <w:b/>
                <w:color w:val="7030A0"/>
                <w:sz w:val="28"/>
                <w:szCs w:val="28"/>
              </w:rPr>
            </w:pPr>
          </w:p>
        </w:tc>
        <w:tc>
          <w:tcPr>
            <w:tcW w:w="2268" w:type="dxa"/>
          </w:tcPr>
          <w:p w14:paraId="126A0DE9" w14:textId="77777777" w:rsidR="006962F7" w:rsidRDefault="006962F7" w:rsidP="00BB4A8F">
            <w:pPr>
              <w:jc w:val="center"/>
              <w:rPr>
                <w:rFonts w:ascii="Times New Roman" w:hAnsi="Times New Roman" w:cs="B Nazanin"/>
                <w:b/>
                <w:color w:val="7030A0"/>
                <w:sz w:val="28"/>
                <w:szCs w:val="28"/>
              </w:rPr>
            </w:pPr>
          </w:p>
        </w:tc>
        <w:tc>
          <w:tcPr>
            <w:tcW w:w="1701" w:type="dxa"/>
          </w:tcPr>
          <w:p w14:paraId="09A46F2D" w14:textId="77777777" w:rsidR="006962F7" w:rsidRDefault="006962F7" w:rsidP="00BB4A8F">
            <w:pPr>
              <w:jc w:val="center"/>
              <w:rPr>
                <w:rFonts w:ascii="Times New Roman" w:hAnsi="Times New Roman" w:cs="B Nazanin"/>
                <w:b/>
                <w:color w:val="7030A0"/>
                <w:sz w:val="28"/>
                <w:szCs w:val="28"/>
              </w:rPr>
            </w:pPr>
          </w:p>
        </w:tc>
        <w:tc>
          <w:tcPr>
            <w:tcW w:w="2551" w:type="dxa"/>
            <w:tcBorders>
              <w:right w:val="double" w:sz="4" w:space="0" w:color="auto"/>
            </w:tcBorders>
          </w:tcPr>
          <w:p w14:paraId="0449C86D" w14:textId="77777777" w:rsidR="006962F7" w:rsidRDefault="006962F7" w:rsidP="00BB4A8F">
            <w:pPr>
              <w:jc w:val="center"/>
              <w:rPr>
                <w:rFonts w:ascii="Times New Roman" w:hAnsi="Times New Roman" w:cs="B Nazanin"/>
                <w:b/>
                <w:color w:val="7030A0"/>
                <w:sz w:val="28"/>
                <w:szCs w:val="28"/>
              </w:rPr>
            </w:pPr>
          </w:p>
        </w:tc>
      </w:tr>
      <w:tr w:rsidR="00292578" w14:paraId="3F2ADC19" w14:textId="77777777" w:rsidTr="00D64A79">
        <w:trPr>
          <w:cantSplit/>
        </w:trPr>
        <w:tc>
          <w:tcPr>
            <w:tcW w:w="708" w:type="dxa"/>
            <w:tcBorders>
              <w:left w:val="double" w:sz="4" w:space="0" w:color="auto"/>
            </w:tcBorders>
          </w:tcPr>
          <w:p w14:paraId="4FB0B84B" w14:textId="77777777" w:rsidR="006962F7" w:rsidRDefault="006962F7" w:rsidP="00BB4A8F">
            <w:pPr>
              <w:jc w:val="center"/>
              <w:rPr>
                <w:rFonts w:ascii="Times New Roman" w:hAnsi="Times New Roman" w:cs="B Nazanin"/>
                <w:b/>
                <w:color w:val="7030A0"/>
                <w:sz w:val="28"/>
                <w:szCs w:val="28"/>
              </w:rPr>
            </w:pPr>
          </w:p>
        </w:tc>
        <w:tc>
          <w:tcPr>
            <w:tcW w:w="2978" w:type="dxa"/>
            <w:tcBorders>
              <w:left w:val="double" w:sz="4" w:space="0" w:color="auto"/>
              <w:bottom w:val="single" w:sz="4" w:space="0" w:color="auto"/>
            </w:tcBorders>
          </w:tcPr>
          <w:p w14:paraId="499AF574" w14:textId="77777777" w:rsidR="006962F7" w:rsidRDefault="006962F7" w:rsidP="00BB4A8F">
            <w:pPr>
              <w:jc w:val="center"/>
              <w:rPr>
                <w:rFonts w:ascii="Times New Roman" w:hAnsi="Times New Roman" w:cs="B Nazanin"/>
                <w:b/>
                <w:color w:val="7030A0"/>
                <w:sz w:val="28"/>
                <w:szCs w:val="28"/>
              </w:rPr>
            </w:pPr>
          </w:p>
        </w:tc>
        <w:tc>
          <w:tcPr>
            <w:tcW w:w="2268" w:type="dxa"/>
            <w:tcBorders>
              <w:bottom w:val="single" w:sz="4" w:space="0" w:color="auto"/>
            </w:tcBorders>
          </w:tcPr>
          <w:p w14:paraId="58C745AC" w14:textId="77777777" w:rsidR="006962F7" w:rsidRDefault="006962F7" w:rsidP="00BB4A8F">
            <w:pPr>
              <w:jc w:val="center"/>
              <w:rPr>
                <w:rFonts w:ascii="Times New Roman" w:hAnsi="Times New Roman" w:cs="B Nazanin"/>
                <w:b/>
                <w:color w:val="7030A0"/>
                <w:sz w:val="28"/>
                <w:szCs w:val="28"/>
              </w:rPr>
            </w:pPr>
          </w:p>
        </w:tc>
        <w:tc>
          <w:tcPr>
            <w:tcW w:w="1701" w:type="dxa"/>
            <w:tcBorders>
              <w:bottom w:val="single" w:sz="4" w:space="0" w:color="auto"/>
            </w:tcBorders>
          </w:tcPr>
          <w:p w14:paraId="6FC8ABDA" w14:textId="77777777" w:rsidR="006962F7" w:rsidRDefault="006962F7" w:rsidP="00BB4A8F">
            <w:pPr>
              <w:jc w:val="lowKashida"/>
              <w:rPr>
                <w:rFonts w:ascii="Times New Roman" w:hAnsi="Times New Roman" w:cs="B Nazanin"/>
                <w:b/>
                <w:color w:val="7030A0"/>
                <w:sz w:val="28"/>
                <w:szCs w:val="28"/>
              </w:rPr>
            </w:pPr>
          </w:p>
        </w:tc>
        <w:tc>
          <w:tcPr>
            <w:tcW w:w="2551" w:type="dxa"/>
            <w:tcBorders>
              <w:bottom w:val="single" w:sz="4" w:space="0" w:color="auto"/>
              <w:right w:val="double" w:sz="4" w:space="0" w:color="auto"/>
            </w:tcBorders>
          </w:tcPr>
          <w:p w14:paraId="0075B845" w14:textId="77777777" w:rsidR="006962F7" w:rsidRDefault="006962F7" w:rsidP="00BB4A8F">
            <w:pPr>
              <w:jc w:val="lowKashida"/>
              <w:rPr>
                <w:rFonts w:ascii="Times New Roman" w:hAnsi="Times New Roman" w:cs="B Nazanin"/>
                <w:b/>
                <w:color w:val="7030A0"/>
                <w:sz w:val="28"/>
                <w:szCs w:val="28"/>
              </w:rPr>
            </w:pPr>
          </w:p>
        </w:tc>
      </w:tr>
      <w:tr w:rsidR="00292578" w14:paraId="427341FE" w14:textId="77777777" w:rsidTr="00D64A79">
        <w:trPr>
          <w:cantSplit/>
        </w:trPr>
        <w:tc>
          <w:tcPr>
            <w:tcW w:w="708" w:type="dxa"/>
            <w:tcBorders>
              <w:left w:val="double" w:sz="4" w:space="0" w:color="auto"/>
              <w:bottom w:val="single" w:sz="12" w:space="0" w:color="auto"/>
            </w:tcBorders>
          </w:tcPr>
          <w:p w14:paraId="6A4A8B4A" w14:textId="77777777" w:rsidR="006962F7" w:rsidRDefault="006962F7" w:rsidP="00BB4A8F">
            <w:pPr>
              <w:jc w:val="center"/>
              <w:rPr>
                <w:rFonts w:ascii="Times New Roman" w:hAnsi="Times New Roman" w:cs="B Nazanin"/>
                <w:b/>
                <w:color w:val="7030A0"/>
                <w:sz w:val="28"/>
                <w:szCs w:val="28"/>
              </w:rPr>
            </w:pPr>
          </w:p>
        </w:tc>
        <w:tc>
          <w:tcPr>
            <w:tcW w:w="2978" w:type="dxa"/>
            <w:tcBorders>
              <w:left w:val="double" w:sz="4" w:space="0" w:color="auto"/>
              <w:bottom w:val="single" w:sz="12" w:space="0" w:color="auto"/>
            </w:tcBorders>
          </w:tcPr>
          <w:p w14:paraId="48CE83E1" w14:textId="77777777" w:rsidR="006962F7" w:rsidRDefault="006962F7" w:rsidP="00BB4A8F">
            <w:pPr>
              <w:jc w:val="right"/>
              <w:rPr>
                <w:rFonts w:ascii="Times New Roman" w:hAnsi="Times New Roman" w:cs="B Nazanin"/>
                <w:b/>
                <w:color w:val="7030A0"/>
                <w:sz w:val="28"/>
                <w:szCs w:val="28"/>
              </w:rPr>
            </w:pPr>
          </w:p>
        </w:tc>
        <w:tc>
          <w:tcPr>
            <w:tcW w:w="2268" w:type="dxa"/>
            <w:tcBorders>
              <w:bottom w:val="single" w:sz="12" w:space="0" w:color="auto"/>
            </w:tcBorders>
          </w:tcPr>
          <w:p w14:paraId="35A61B17" w14:textId="77777777" w:rsidR="006962F7" w:rsidRDefault="006962F7" w:rsidP="00BB4A8F">
            <w:pPr>
              <w:jc w:val="center"/>
              <w:rPr>
                <w:rFonts w:ascii="Times New Roman" w:hAnsi="Times New Roman" w:cs="B Nazanin"/>
                <w:b/>
                <w:color w:val="7030A0"/>
                <w:sz w:val="28"/>
                <w:szCs w:val="28"/>
              </w:rPr>
            </w:pPr>
          </w:p>
        </w:tc>
        <w:tc>
          <w:tcPr>
            <w:tcW w:w="1701" w:type="dxa"/>
            <w:tcBorders>
              <w:bottom w:val="single" w:sz="12" w:space="0" w:color="auto"/>
            </w:tcBorders>
          </w:tcPr>
          <w:p w14:paraId="406A1EB7" w14:textId="77777777" w:rsidR="006962F7" w:rsidRDefault="006962F7" w:rsidP="00BB4A8F">
            <w:pPr>
              <w:jc w:val="lowKashida"/>
              <w:rPr>
                <w:rFonts w:ascii="Times New Roman" w:hAnsi="Times New Roman" w:cs="B Nazanin"/>
                <w:b/>
                <w:color w:val="7030A0"/>
                <w:sz w:val="28"/>
                <w:szCs w:val="28"/>
              </w:rPr>
            </w:pPr>
          </w:p>
        </w:tc>
        <w:tc>
          <w:tcPr>
            <w:tcW w:w="2551" w:type="dxa"/>
            <w:tcBorders>
              <w:bottom w:val="single" w:sz="12" w:space="0" w:color="auto"/>
              <w:right w:val="double" w:sz="4" w:space="0" w:color="auto"/>
            </w:tcBorders>
          </w:tcPr>
          <w:p w14:paraId="422938C2" w14:textId="77777777" w:rsidR="006962F7" w:rsidRDefault="006962F7" w:rsidP="00BB4A8F">
            <w:pPr>
              <w:jc w:val="lowKashida"/>
              <w:rPr>
                <w:rFonts w:ascii="Times New Roman" w:hAnsi="Times New Roman" w:cs="B Nazanin"/>
                <w:b/>
                <w:color w:val="7030A0"/>
                <w:sz w:val="28"/>
                <w:szCs w:val="28"/>
              </w:rPr>
            </w:pPr>
          </w:p>
        </w:tc>
      </w:tr>
    </w:tbl>
    <w:p w14:paraId="5AB78D1B" w14:textId="77777777" w:rsidR="00EE4419" w:rsidRDefault="00EE4419" w:rsidP="00BB4A8F">
      <w:pPr>
        <w:spacing w:after="0"/>
        <w:rPr>
          <w:rFonts w:ascii="Times New Roman" w:eastAsia="Times New Roman" w:hAnsi="Times New Roman" w:cs="B Nazanin"/>
          <w:b/>
          <w:vanish/>
          <w:color w:val="7030A0"/>
          <w:sz w:val="28"/>
          <w:szCs w:val="28"/>
        </w:rPr>
      </w:pPr>
    </w:p>
    <w:tbl>
      <w:tblPr>
        <w:bidiVisual/>
        <w:tblW w:w="10207"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7"/>
      </w:tblGrid>
      <w:tr w:rsidR="00292578" w14:paraId="645222E5" w14:textId="77777777" w:rsidTr="00D64A79">
        <w:tc>
          <w:tcPr>
            <w:tcW w:w="10207" w:type="dxa"/>
            <w:tcBorders>
              <w:top w:val="single" w:sz="12" w:space="0" w:color="auto"/>
              <w:left w:val="single" w:sz="12" w:space="0" w:color="auto"/>
              <w:bottom w:val="single" w:sz="12" w:space="0" w:color="auto"/>
              <w:right w:val="single" w:sz="12" w:space="0" w:color="auto"/>
            </w:tcBorders>
          </w:tcPr>
          <w:p w14:paraId="4EAD2ADC" w14:textId="77777777" w:rsidR="006962F7" w:rsidRDefault="009B18FE" w:rsidP="00BB4A8F">
            <w:pPr>
              <w:ind w:left="426"/>
              <w:jc w:val="right"/>
              <w:rPr>
                <w:rFonts w:ascii="Times New Roman" w:hAnsi="Times New Roman" w:cs="B Nazanin"/>
                <w:b/>
                <w:color w:val="7030A0"/>
                <w:sz w:val="28"/>
                <w:szCs w:val="28"/>
                <w:rtl/>
              </w:rPr>
            </w:pPr>
            <w:r>
              <w:rPr>
                <w:rFonts w:ascii="Times New Roman" w:hAnsi="Times New Roman" w:cs="B Nazanin"/>
                <w:b/>
                <w:color w:val="7030A0"/>
                <w:sz w:val="28"/>
                <w:szCs w:val="28"/>
                <w:rtl/>
              </w:rPr>
              <w:t>جمع کل هزينه‌ لوازم و مواد مصرفی</w:t>
            </w:r>
          </w:p>
        </w:tc>
      </w:tr>
    </w:tbl>
    <w:p w14:paraId="3E119763" w14:textId="77777777" w:rsidR="006962F7" w:rsidRDefault="006962F7" w:rsidP="00BB4A8F">
      <w:pPr>
        <w:ind w:left="426"/>
        <w:jc w:val="right"/>
        <w:rPr>
          <w:rFonts w:ascii="Times New Roman" w:hAnsi="Times New Roman" w:cs="B Nazanin"/>
          <w:b/>
          <w:color w:val="7030A0"/>
          <w:sz w:val="28"/>
          <w:szCs w:val="28"/>
          <w:rtl/>
        </w:rPr>
      </w:pPr>
    </w:p>
    <w:p w14:paraId="43E995E5" w14:textId="77777777" w:rsidR="006962F7" w:rsidRDefault="009B18FE" w:rsidP="00BB4A8F">
      <w:pPr>
        <w:numPr>
          <w:ilvl w:val="0"/>
          <w:numId w:val="36"/>
        </w:numPr>
        <w:bidi/>
        <w:rPr>
          <w:rFonts w:ascii="Times New Roman" w:hAnsi="Times New Roman" w:cs="B Nazanin"/>
          <w:b/>
          <w:color w:val="7030A0"/>
          <w:sz w:val="28"/>
          <w:szCs w:val="28"/>
          <w:rtl/>
        </w:rPr>
      </w:pPr>
      <w:r>
        <w:rPr>
          <w:rFonts w:ascii="Times New Roman" w:hAnsi="Times New Roman" w:cs="B Nazanin"/>
          <w:b/>
          <w:color w:val="7030A0"/>
          <w:sz w:val="28"/>
          <w:szCs w:val="28"/>
          <w:rtl/>
        </w:rPr>
        <w:t>هزينه آزمايش و خدمات تخصصي</w:t>
      </w:r>
      <w:r>
        <w:rPr>
          <w:rFonts w:ascii="Times New Roman" w:hAnsi="Times New Roman" w:cs="B Nazanin"/>
          <w:b/>
          <w:color w:val="7030A0"/>
          <w:sz w:val="28"/>
          <w:szCs w:val="28"/>
          <w:rtl/>
          <w:lang w:bidi="fa-IR"/>
        </w:rPr>
        <w:t>(آزمایشات باید در بخش دولتی صورت گیرد. در صورت ارجاع به بخش خصوصی و عدم امکان آن در بخش دولتی دلایل آن ذکر شود)</w:t>
      </w:r>
      <w:r>
        <w:rPr>
          <w:rFonts w:ascii="Times New Roman" w:hAnsi="Times New Roman" w:cs="B Nazanin"/>
          <w:b/>
          <w:color w:val="7030A0"/>
          <w:sz w:val="28"/>
          <w:szCs w:val="28"/>
          <w:rtl/>
        </w:rPr>
        <w:t>:</w:t>
      </w:r>
    </w:p>
    <w:tbl>
      <w:tblPr>
        <w:bidiVisual/>
        <w:tblW w:w="0" w:type="auto"/>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8"/>
        <w:gridCol w:w="1701"/>
        <w:gridCol w:w="1559"/>
        <w:gridCol w:w="1843"/>
        <w:gridCol w:w="1560"/>
      </w:tblGrid>
      <w:tr w:rsidR="00292578" w14:paraId="7EBA5D7F" w14:textId="77777777" w:rsidTr="00D64A79">
        <w:tc>
          <w:tcPr>
            <w:tcW w:w="2258" w:type="dxa"/>
            <w:vAlign w:val="center"/>
          </w:tcPr>
          <w:p w14:paraId="73283F5D" w14:textId="77777777" w:rsidR="006962F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موضوع آزمايش يا خدمات تخصصي</w:t>
            </w:r>
          </w:p>
        </w:tc>
        <w:tc>
          <w:tcPr>
            <w:tcW w:w="1701" w:type="dxa"/>
            <w:vAlign w:val="center"/>
          </w:tcPr>
          <w:p w14:paraId="6A13D66F" w14:textId="77777777" w:rsidR="006962F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مركز سرويس دهنده</w:t>
            </w:r>
          </w:p>
        </w:tc>
        <w:tc>
          <w:tcPr>
            <w:tcW w:w="1559" w:type="dxa"/>
            <w:vAlign w:val="center"/>
          </w:tcPr>
          <w:p w14:paraId="16163FB6" w14:textId="77777777" w:rsidR="006962F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تعداد كل دفعات</w:t>
            </w:r>
          </w:p>
        </w:tc>
        <w:tc>
          <w:tcPr>
            <w:tcW w:w="1843" w:type="dxa"/>
            <w:vAlign w:val="center"/>
          </w:tcPr>
          <w:p w14:paraId="6E96E55B" w14:textId="77777777" w:rsidR="006962F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هزينه براي هر دفعه با تعرفه دولتی</w:t>
            </w:r>
          </w:p>
        </w:tc>
        <w:tc>
          <w:tcPr>
            <w:tcW w:w="1560" w:type="dxa"/>
            <w:vAlign w:val="center"/>
          </w:tcPr>
          <w:p w14:paraId="2DE9D5C3" w14:textId="77777777" w:rsidR="006962F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جمع (ريال)</w:t>
            </w:r>
          </w:p>
        </w:tc>
      </w:tr>
      <w:tr w:rsidR="00292578" w14:paraId="08AF3543" w14:textId="77777777" w:rsidTr="00D64A79">
        <w:tc>
          <w:tcPr>
            <w:tcW w:w="2258" w:type="dxa"/>
          </w:tcPr>
          <w:p w14:paraId="4EA1D22A" w14:textId="77777777" w:rsidR="006962F7" w:rsidRDefault="006962F7" w:rsidP="00BB4A8F">
            <w:pPr>
              <w:bidi/>
              <w:jc w:val="lowKashida"/>
              <w:rPr>
                <w:rFonts w:ascii="Times New Roman" w:hAnsi="Times New Roman" w:cs="B Nazanin"/>
                <w:b/>
                <w:color w:val="7030A0"/>
                <w:sz w:val="28"/>
                <w:szCs w:val="28"/>
                <w:rtl/>
              </w:rPr>
            </w:pPr>
          </w:p>
        </w:tc>
        <w:tc>
          <w:tcPr>
            <w:tcW w:w="1701" w:type="dxa"/>
          </w:tcPr>
          <w:p w14:paraId="31086701" w14:textId="77777777" w:rsidR="006962F7" w:rsidRDefault="006962F7" w:rsidP="00BB4A8F">
            <w:pPr>
              <w:bidi/>
              <w:jc w:val="lowKashida"/>
              <w:rPr>
                <w:rFonts w:ascii="Times New Roman" w:hAnsi="Times New Roman" w:cs="B Nazanin"/>
                <w:b/>
                <w:color w:val="7030A0"/>
                <w:sz w:val="28"/>
                <w:szCs w:val="28"/>
                <w:rtl/>
              </w:rPr>
            </w:pPr>
          </w:p>
        </w:tc>
        <w:tc>
          <w:tcPr>
            <w:tcW w:w="1559" w:type="dxa"/>
          </w:tcPr>
          <w:p w14:paraId="2A6471B9" w14:textId="77777777" w:rsidR="006962F7" w:rsidRDefault="006962F7" w:rsidP="00BB4A8F">
            <w:pPr>
              <w:bidi/>
              <w:jc w:val="lowKashida"/>
              <w:rPr>
                <w:rFonts w:ascii="Times New Roman" w:hAnsi="Times New Roman" w:cs="B Nazanin"/>
                <w:b/>
                <w:color w:val="7030A0"/>
                <w:sz w:val="28"/>
                <w:szCs w:val="28"/>
                <w:rtl/>
              </w:rPr>
            </w:pPr>
          </w:p>
        </w:tc>
        <w:tc>
          <w:tcPr>
            <w:tcW w:w="1843" w:type="dxa"/>
          </w:tcPr>
          <w:p w14:paraId="6A6B904F" w14:textId="77777777" w:rsidR="006962F7" w:rsidRDefault="006962F7" w:rsidP="00BB4A8F">
            <w:pPr>
              <w:bidi/>
              <w:jc w:val="lowKashida"/>
              <w:rPr>
                <w:rFonts w:ascii="Times New Roman" w:hAnsi="Times New Roman" w:cs="B Nazanin"/>
                <w:b/>
                <w:color w:val="7030A0"/>
                <w:sz w:val="28"/>
                <w:szCs w:val="28"/>
                <w:rtl/>
              </w:rPr>
            </w:pPr>
          </w:p>
        </w:tc>
        <w:tc>
          <w:tcPr>
            <w:tcW w:w="1560" w:type="dxa"/>
          </w:tcPr>
          <w:p w14:paraId="3B8C1931" w14:textId="77777777" w:rsidR="006962F7" w:rsidRDefault="006962F7" w:rsidP="00BB4A8F">
            <w:pPr>
              <w:bidi/>
              <w:jc w:val="lowKashida"/>
              <w:rPr>
                <w:rFonts w:ascii="Times New Roman" w:hAnsi="Times New Roman" w:cs="B Nazanin"/>
                <w:b/>
                <w:color w:val="7030A0"/>
                <w:sz w:val="28"/>
                <w:szCs w:val="28"/>
                <w:rtl/>
              </w:rPr>
            </w:pPr>
          </w:p>
        </w:tc>
      </w:tr>
      <w:tr w:rsidR="00292578" w14:paraId="46BC0A6D" w14:textId="77777777" w:rsidTr="00D64A79">
        <w:tc>
          <w:tcPr>
            <w:tcW w:w="2258" w:type="dxa"/>
          </w:tcPr>
          <w:p w14:paraId="449AF141" w14:textId="77777777" w:rsidR="006962F7" w:rsidRDefault="006962F7" w:rsidP="00BB4A8F">
            <w:pPr>
              <w:bidi/>
              <w:jc w:val="lowKashida"/>
              <w:rPr>
                <w:rFonts w:ascii="Times New Roman" w:hAnsi="Times New Roman" w:cs="B Nazanin"/>
                <w:b/>
                <w:color w:val="7030A0"/>
                <w:sz w:val="28"/>
                <w:szCs w:val="28"/>
                <w:rtl/>
              </w:rPr>
            </w:pPr>
          </w:p>
        </w:tc>
        <w:tc>
          <w:tcPr>
            <w:tcW w:w="1701" w:type="dxa"/>
          </w:tcPr>
          <w:p w14:paraId="07262102" w14:textId="77777777" w:rsidR="006962F7" w:rsidRDefault="006962F7" w:rsidP="00BB4A8F">
            <w:pPr>
              <w:bidi/>
              <w:jc w:val="lowKashida"/>
              <w:rPr>
                <w:rFonts w:ascii="Times New Roman" w:hAnsi="Times New Roman" w:cs="B Nazanin"/>
                <w:b/>
                <w:color w:val="7030A0"/>
                <w:sz w:val="28"/>
                <w:szCs w:val="28"/>
                <w:rtl/>
              </w:rPr>
            </w:pPr>
          </w:p>
        </w:tc>
        <w:tc>
          <w:tcPr>
            <w:tcW w:w="1559" w:type="dxa"/>
          </w:tcPr>
          <w:p w14:paraId="5CCD0DC3" w14:textId="77777777" w:rsidR="006962F7" w:rsidRDefault="006962F7" w:rsidP="00BB4A8F">
            <w:pPr>
              <w:bidi/>
              <w:jc w:val="lowKashida"/>
              <w:rPr>
                <w:rFonts w:ascii="Times New Roman" w:hAnsi="Times New Roman" w:cs="B Nazanin"/>
                <w:b/>
                <w:color w:val="7030A0"/>
                <w:sz w:val="28"/>
                <w:szCs w:val="28"/>
                <w:rtl/>
              </w:rPr>
            </w:pPr>
          </w:p>
        </w:tc>
        <w:tc>
          <w:tcPr>
            <w:tcW w:w="1843" w:type="dxa"/>
          </w:tcPr>
          <w:p w14:paraId="4195C8FB" w14:textId="77777777" w:rsidR="006962F7" w:rsidRDefault="006962F7" w:rsidP="00BB4A8F">
            <w:pPr>
              <w:bidi/>
              <w:jc w:val="lowKashida"/>
              <w:rPr>
                <w:rFonts w:ascii="Times New Roman" w:hAnsi="Times New Roman" w:cs="B Nazanin"/>
                <w:b/>
                <w:color w:val="7030A0"/>
                <w:sz w:val="28"/>
                <w:szCs w:val="28"/>
                <w:rtl/>
              </w:rPr>
            </w:pPr>
          </w:p>
        </w:tc>
        <w:tc>
          <w:tcPr>
            <w:tcW w:w="1560" w:type="dxa"/>
          </w:tcPr>
          <w:p w14:paraId="2A4C288A" w14:textId="77777777" w:rsidR="006962F7" w:rsidRDefault="006962F7" w:rsidP="00BB4A8F">
            <w:pPr>
              <w:bidi/>
              <w:jc w:val="lowKashida"/>
              <w:rPr>
                <w:rFonts w:ascii="Times New Roman" w:hAnsi="Times New Roman" w:cs="B Nazanin"/>
                <w:b/>
                <w:color w:val="7030A0"/>
                <w:sz w:val="28"/>
                <w:szCs w:val="28"/>
                <w:rtl/>
              </w:rPr>
            </w:pPr>
          </w:p>
        </w:tc>
      </w:tr>
      <w:tr w:rsidR="00292578" w14:paraId="05885C23" w14:textId="77777777" w:rsidTr="00D64A79">
        <w:tc>
          <w:tcPr>
            <w:tcW w:w="2258" w:type="dxa"/>
            <w:tcBorders>
              <w:bottom w:val="single" w:sz="12" w:space="0" w:color="auto"/>
            </w:tcBorders>
          </w:tcPr>
          <w:p w14:paraId="36E8DEB3" w14:textId="77777777" w:rsidR="006962F7" w:rsidRDefault="006962F7" w:rsidP="00BB4A8F">
            <w:pPr>
              <w:bidi/>
              <w:jc w:val="lowKashida"/>
              <w:rPr>
                <w:rFonts w:ascii="Times New Roman" w:hAnsi="Times New Roman" w:cs="B Nazanin"/>
                <w:b/>
                <w:color w:val="7030A0"/>
                <w:sz w:val="28"/>
                <w:szCs w:val="28"/>
                <w:rtl/>
              </w:rPr>
            </w:pPr>
          </w:p>
        </w:tc>
        <w:tc>
          <w:tcPr>
            <w:tcW w:w="1701" w:type="dxa"/>
            <w:tcBorders>
              <w:bottom w:val="single" w:sz="12" w:space="0" w:color="auto"/>
            </w:tcBorders>
          </w:tcPr>
          <w:p w14:paraId="1EB45079" w14:textId="77777777" w:rsidR="006962F7" w:rsidRDefault="006962F7" w:rsidP="00BB4A8F">
            <w:pPr>
              <w:bidi/>
              <w:jc w:val="lowKashida"/>
              <w:rPr>
                <w:rFonts w:ascii="Times New Roman" w:hAnsi="Times New Roman" w:cs="B Nazanin"/>
                <w:b/>
                <w:color w:val="7030A0"/>
                <w:sz w:val="28"/>
                <w:szCs w:val="28"/>
                <w:rtl/>
              </w:rPr>
            </w:pPr>
          </w:p>
        </w:tc>
        <w:tc>
          <w:tcPr>
            <w:tcW w:w="1559" w:type="dxa"/>
            <w:tcBorders>
              <w:bottom w:val="single" w:sz="12" w:space="0" w:color="auto"/>
            </w:tcBorders>
          </w:tcPr>
          <w:p w14:paraId="067FE476" w14:textId="77777777" w:rsidR="006962F7" w:rsidRDefault="006962F7" w:rsidP="00BB4A8F">
            <w:pPr>
              <w:bidi/>
              <w:jc w:val="lowKashida"/>
              <w:rPr>
                <w:rFonts w:ascii="Times New Roman" w:hAnsi="Times New Roman" w:cs="B Nazanin"/>
                <w:b/>
                <w:color w:val="7030A0"/>
                <w:sz w:val="28"/>
                <w:szCs w:val="28"/>
                <w:rtl/>
              </w:rPr>
            </w:pPr>
          </w:p>
        </w:tc>
        <w:tc>
          <w:tcPr>
            <w:tcW w:w="1843" w:type="dxa"/>
            <w:tcBorders>
              <w:bottom w:val="single" w:sz="12" w:space="0" w:color="auto"/>
            </w:tcBorders>
          </w:tcPr>
          <w:p w14:paraId="736C46AD" w14:textId="77777777" w:rsidR="006962F7" w:rsidRDefault="006962F7" w:rsidP="00BB4A8F">
            <w:pPr>
              <w:bidi/>
              <w:jc w:val="lowKashida"/>
              <w:rPr>
                <w:rFonts w:ascii="Times New Roman" w:hAnsi="Times New Roman" w:cs="B Nazanin"/>
                <w:b/>
                <w:color w:val="7030A0"/>
                <w:sz w:val="28"/>
                <w:szCs w:val="28"/>
                <w:rtl/>
              </w:rPr>
            </w:pPr>
          </w:p>
        </w:tc>
        <w:tc>
          <w:tcPr>
            <w:tcW w:w="1560" w:type="dxa"/>
            <w:tcBorders>
              <w:bottom w:val="single" w:sz="12" w:space="0" w:color="auto"/>
            </w:tcBorders>
          </w:tcPr>
          <w:p w14:paraId="1BE04373" w14:textId="77777777" w:rsidR="006962F7" w:rsidRDefault="006962F7" w:rsidP="00BB4A8F">
            <w:pPr>
              <w:bidi/>
              <w:jc w:val="lowKashida"/>
              <w:rPr>
                <w:rFonts w:ascii="Times New Roman" w:hAnsi="Times New Roman" w:cs="B Nazanin"/>
                <w:b/>
                <w:color w:val="7030A0"/>
                <w:sz w:val="28"/>
                <w:szCs w:val="28"/>
                <w:rtl/>
              </w:rPr>
            </w:pPr>
          </w:p>
        </w:tc>
      </w:tr>
      <w:tr w:rsidR="00CE6778" w14:paraId="41817AFC" w14:textId="77777777" w:rsidTr="00D64A79">
        <w:tc>
          <w:tcPr>
            <w:tcW w:w="8921" w:type="dxa"/>
            <w:gridSpan w:val="5"/>
            <w:tcBorders>
              <w:top w:val="single" w:sz="12" w:space="0" w:color="auto"/>
              <w:left w:val="single" w:sz="12" w:space="0" w:color="auto"/>
              <w:bottom w:val="single" w:sz="12" w:space="0" w:color="auto"/>
              <w:right w:val="single" w:sz="12" w:space="0" w:color="auto"/>
            </w:tcBorders>
          </w:tcPr>
          <w:p w14:paraId="5B435785" w14:textId="77777777" w:rsidR="006962F7" w:rsidRDefault="009B18FE" w:rsidP="00BB4A8F">
            <w:pPr>
              <w:bidi/>
              <w:jc w:val="lowKashida"/>
              <w:rPr>
                <w:rFonts w:ascii="Times New Roman" w:hAnsi="Times New Roman" w:cs="B Nazanin"/>
                <w:b/>
                <w:color w:val="7030A0"/>
                <w:sz w:val="28"/>
                <w:szCs w:val="28"/>
                <w:rtl/>
              </w:rPr>
            </w:pPr>
            <w:r>
              <w:rPr>
                <w:rFonts w:ascii="Times New Roman" w:hAnsi="Times New Roman" w:cs="B Nazanin"/>
                <w:b/>
                <w:color w:val="7030A0"/>
                <w:sz w:val="28"/>
                <w:szCs w:val="28"/>
                <w:rtl/>
              </w:rPr>
              <w:t xml:space="preserve">جمع کل هزينه هاي آزمايشات و خدمات تخصصي (ريال ):  </w:t>
            </w:r>
          </w:p>
        </w:tc>
      </w:tr>
    </w:tbl>
    <w:p w14:paraId="1F57DE14" w14:textId="77777777" w:rsidR="006962F7" w:rsidRDefault="006962F7" w:rsidP="00BB4A8F">
      <w:pPr>
        <w:bidi/>
        <w:jc w:val="lowKashida"/>
        <w:rPr>
          <w:rFonts w:ascii="Times New Roman" w:hAnsi="Times New Roman" w:cs="B Nazanin"/>
          <w:b/>
          <w:color w:val="7030A0"/>
          <w:sz w:val="28"/>
          <w:szCs w:val="28"/>
          <w:rtl/>
        </w:rPr>
      </w:pPr>
    </w:p>
    <w:p w14:paraId="08EF7884" w14:textId="77777777" w:rsidR="006962F7" w:rsidRDefault="009B18FE" w:rsidP="00BB4A8F">
      <w:pPr>
        <w:bidi/>
        <w:jc w:val="lowKashida"/>
        <w:rPr>
          <w:rFonts w:ascii="Times New Roman" w:hAnsi="Times New Roman" w:cs="B Nazanin"/>
          <w:b/>
          <w:color w:val="7030A0"/>
          <w:sz w:val="28"/>
          <w:szCs w:val="28"/>
          <w:rtl/>
        </w:rPr>
      </w:pPr>
      <w:r>
        <w:rPr>
          <w:rFonts w:ascii="Times New Roman" w:hAnsi="Times New Roman" w:cs="B Nazanin"/>
          <w:b/>
          <w:color w:val="7030A0"/>
          <w:sz w:val="28"/>
          <w:szCs w:val="28"/>
          <w:rtl/>
        </w:rPr>
        <w:t>4-هزينه مسافرت:</w:t>
      </w:r>
    </w:p>
    <w:tbl>
      <w:tblPr>
        <w:bidiVisual/>
        <w:tblW w:w="9682"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4"/>
        <w:gridCol w:w="4111"/>
        <w:gridCol w:w="1418"/>
        <w:gridCol w:w="1134"/>
        <w:gridCol w:w="1985"/>
      </w:tblGrid>
      <w:tr w:rsidR="00292578" w14:paraId="60616B5E" w14:textId="77777777" w:rsidTr="00D64A79">
        <w:tc>
          <w:tcPr>
            <w:tcW w:w="1034" w:type="dxa"/>
          </w:tcPr>
          <w:p w14:paraId="65EF0BDC" w14:textId="77777777" w:rsidR="006962F7" w:rsidRDefault="009B18FE" w:rsidP="00BB4A8F">
            <w:pPr>
              <w:pStyle w:val="Heading5"/>
              <w:spacing w:line="276" w:lineRule="auto"/>
              <w:jc w:val="center"/>
              <w:rPr>
                <w:rFonts w:cs="B Nazanin"/>
                <w:bCs w:val="0"/>
                <w:color w:val="7030A0"/>
                <w:sz w:val="28"/>
                <w:szCs w:val="28"/>
                <w:rtl/>
              </w:rPr>
            </w:pPr>
            <w:r>
              <w:rPr>
                <w:rFonts w:cs="B Nazanin"/>
                <w:bCs w:val="0"/>
                <w:color w:val="7030A0"/>
                <w:sz w:val="28"/>
                <w:szCs w:val="28"/>
                <w:rtl/>
              </w:rPr>
              <w:t>مقصد</w:t>
            </w:r>
          </w:p>
        </w:tc>
        <w:tc>
          <w:tcPr>
            <w:tcW w:w="4111" w:type="dxa"/>
          </w:tcPr>
          <w:p w14:paraId="1EA6E1B2" w14:textId="77777777" w:rsidR="006962F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تعداد مسافرت درمدت اجراي پروژه و منظور از آن</w:t>
            </w:r>
          </w:p>
        </w:tc>
        <w:tc>
          <w:tcPr>
            <w:tcW w:w="1418" w:type="dxa"/>
          </w:tcPr>
          <w:p w14:paraId="032D3D4A" w14:textId="77777777" w:rsidR="006962F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نوع وسيله نقليه</w:t>
            </w:r>
          </w:p>
        </w:tc>
        <w:tc>
          <w:tcPr>
            <w:tcW w:w="1134" w:type="dxa"/>
          </w:tcPr>
          <w:p w14:paraId="7994E844" w14:textId="77777777" w:rsidR="006962F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تعداد افراد</w:t>
            </w:r>
          </w:p>
        </w:tc>
        <w:tc>
          <w:tcPr>
            <w:tcW w:w="1985" w:type="dxa"/>
          </w:tcPr>
          <w:p w14:paraId="609F753C" w14:textId="77777777" w:rsidR="006962F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هزينه (ريال )</w:t>
            </w:r>
          </w:p>
        </w:tc>
      </w:tr>
      <w:tr w:rsidR="00292578" w14:paraId="504BC6C7" w14:textId="77777777" w:rsidTr="00D64A79">
        <w:tc>
          <w:tcPr>
            <w:tcW w:w="1034" w:type="dxa"/>
          </w:tcPr>
          <w:p w14:paraId="1460D68F" w14:textId="77777777" w:rsidR="006962F7" w:rsidRDefault="006962F7" w:rsidP="00BB4A8F">
            <w:pPr>
              <w:bidi/>
              <w:jc w:val="center"/>
              <w:rPr>
                <w:rFonts w:ascii="Times New Roman" w:hAnsi="Times New Roman" w:cs="B Nazanin"/>
                <w:b/>
                <w:color w:val="7030A0"/>
                <w:sz w:val="28"/>
                <w:szCs w:val="28"/>
                <w:rtl/>
              </w:rPr>
            </w:pPr>
          </w:p>
        </w:tc>
        <w:tc>
          <w:tcPr>
            <w:tcW w:w="4111" w:type="dxa"/>
          </w:tcPr>
          <w:p w14:paraId="6213E485" w14:textId="77777777" w:rsidR="006962F7" w:rsidRDefault="006962F7" w:rsidP="00BB4A8F">
            <w:pPr>
              <w:bidi/>
              <w:jc w:val="center"/>
              <w:rPr>
                <w:rFonts w:ascii="Times New Roman" w:hAnsi="Times New Roman" w:cs="B Nazanin"/>
                <w:b/>
                <w:color w:val="7030A0"/>
                <w:sz w:val="28"/>
                <w:szCs w:val="28"/>
                <w:rtl/>
              </w:rPr>
            </w:pPr>
          </w:p>
        </w:tc>
        <w:tc>
          <w:tcPr>
            <w:tcW w:w="1418" w:type="dxa"/>
          </w:tcPr>
          <w:p w14:paraId="3032A17A" w14:textId="77777777" w:rsidR="006962F7" w:rsidRDefault="006962F7" w:rsidP="00BB4A8F">
            <w:pPr>
              <w:bidi/>
              <w:jc w:val="center"/>
              <w:rPr>
                <w:rFonts w:ascii="Times New Roman" w:hAnsi="Times New Roman" w:cs="B Nazanin"/>
                <w:b/>
                <w:color w:val="7030A0"/>
                <w:sz w:val="28"/>
                <w:szCs w:val="28"/>
                <w:rtl/>
              </w:rPr>
            </w:pPr>
          </w:p>
        </w:tc>
        <w:tc>
          <w:tcPr>
            <w:tcW w:w="1134" w:type="dxa"/>
          </w:tcPr>
          <w:p w14:paraId="21699306" w14:textId="77777777" w:rsidR="006962F7" w:rsidRDefault="006962F7" w:rsidP="00BB4A8F">
            <w:pPr>
              <w:bidi/>
              <w:jc w:val="center"/>
              <w:rPr>
                <w:rFonts w:ascii="Times New Roman" w:hAnsi="Times New Roman" w:cs="B Nazanin"/>
                <w:b/>
                <w:color w:val="7030A0"/>
                <w:sz w:val="28"/>
                <w:szCs w:val="28"/>
                <w:rtl/>
              </w:rPr>
            </w:pPr>
          </w:p>
        </w:tc>
        <w:tc>
          <w:tcPr>
            <w:tcW w:w="1985" w:type="dxa"/>
          </w:tcPr>
          <w:p w14:paraId="6A3A0E84" w14:textId="77777777" w:rsidR="006962F7" w:rsidRDefault="006962F7" w:rsidP="00BB4A8F">
            <w:pPr>
              <w:bidi/>
              <w:jc w:val="center"/>
              <w:rPr>
                <w:rFonts w:ascii="Times New Roman" w:hAnsi="Times New Roman" w:cs="B Nazanin"/>
                <w:b/>
                <w:color w:val="7030A0"/>
                <w:sz w:val="28"/>
                <w:szCs w:val="28"/>
                <w:rtl/>
              </w:rPr>
            </w:pPr>
          </w:p>
        </w:tc>
      </w:tr>
      <w:tr w:rsidR="00292578" w14:paraId="713A09F5" w14:textId="77777777" w:rsidTr="00D64A79">
        <w:tc>
          <w:tcPr>
            <w:tcW w:w="1034" w:type="dxa"/>
            <w:tcBorders>
              <w:bottom w:val="single" w:sz="12" w:space="0" w:color="auto"/>
            </w:tcBorders>
          </w:tcPr>
          <w:p w14:paraId="06159E8E" w14:textId="77777777" w:rsidR="006962F7" w:rsidRDefault="006962F7" w:rsidP="00BB4A8F">
            <w:pPr>
              <w:bidi/>
              <w:jc w:val="center"/>
              <w:rPr>
                <w:rFonts w:ascii="Times New Roman" w:hAnsi="Times New Roman" w:cs="B Nazanin"/>
                <w:b/>
                <w:color w:val="7030A0"/>
                <w:sz w:val="28"/>
                <w:szCs w:val="28"/>
                <w:rtl/>
              </w:rPr>
            </w:pPr>
          </w:p>
        </w:tc>
        <w:tc>
          <w:tcPr>
            <w:tcW w:w="4111" w:type="dxa"/>
            <w:tcBorders>
              <w:bottom w:val="single" w:sz="12" w:space="0" w:color="auto"/>
            </w:tcBorders>
          </w:tcPr>
          <w:p w14:paraId="06707466" w14:textId="77777777" w:rsidR="006962F7" w:rsidRDefault="006962F7" w:rsidP="00BB4A8F">
            <w:pPr>
              <w:bidi/>
              <w:jc w:val="center"/>
              <w:rPr>
                <w:rFonts w:ascii="Times New Roman" w:hAnsi="Times New Roman" w:cs="B Nazanin"/>
                <w:b/>
                <w:color w:val="7030A0"/>
                <w:sz w:val="28"/>
                <w:szCs w:val="28"/>
                <w:rtl/>
              </w:rPr>
            </w:pPr>
          </w:p>
        </w:tc>
        <w:tc>
          <w:tcPr>
            <w:tcW w:w="1418" w:type="dxa"/>
            <w:tcBorders>
              <w:bottom w:val="single" w:sz="12" w:space="0" w:color="auto"/>
            </w:tcBorders>
          </w:tcPr>
          <w:p w14:paraId="232E131F" w14:textId="77777777" w:rsidR="006962F7" w:rsidRDefault="006962F7" w:rsidP="00BB4A8F">
            <w:pPr>
              <w:bidi/>
              <w:jc w:val="center"/>
              <w:rPr>
                <w:rFonts w:ascii="Times New Roman" w:hAnsi="Times New Roman" w:cs="B Nazanin"/>
                <w:b/>
                <w:color w:val="7030A0"/>
                <w:sz w:val="28"/>
                <w:szCs w:val="28"/>
                <w:rtl/>
              </w:rPr>
            </w:pPr>
          </w:p>
        </w:tc>
        <w:tc>
          <w:tcPr>
            <w:tcW w:w="1134" w:type="dxa"/>
            <w:tcBorders>
              <w:bottom w:val="single" w:sz="12" w:space="0" w:color="auto"/>
            </w:tcBorders>
          </w:tcPr>
          <w:p w14:paraId="39A04A3A" w14:textId="77777777" w:rsidR="006962F7" w:rsidRDefault="006962F7" w:rsidP="00BB4A8F">
            <w:pPr>
              <w:bidi/>
              <w:jc w:val="center"/>
              <w:rPr>
                <w:rFonts w:ascii="Times New Roman" w:hAnsi="Times New Roman" w:cs="B Nazanin"/>
                <w:b/>
                <w:color w:val="7030A0"/>
                <w:sz w:val="28"/>
                <w:szCs w:val="28"/>
                <w:rtl/>
              </w:rPr>
            </w:pPr>
          </w:p>
        </w:tc>
        <w:tc>
          <w:tcPr>
            <w:tcW w:w="1985" w:type="dxa"/>
            <w:tcBorders>
              <w:bottom w:val="single" w:sz="12" w:space="0" w:color="auto"/>
            </w:tcBorders>
          </w:tcPr>
          <w:p w14:paraId="554C753A" w14:textId="77777777" w:rsidR="006962F7" w:rsidRDefault="006962F7" w:rsidP="00BB4A8F">
            <w:pPr>
              <w:bidi/>
              <w:jc w:val="center"/>
              <w:rPr>
                <w:rFonts w:ascii="Times New Roman" w:hAnsi="Times New Roman" w:cs="B Nazanin"/>
                <w:b/>
                <w:color w:val="7030A0"/>
                <w:sz w:val="28"/>
                <w:szCs w:val="28"/>
                <w:rtl/>
              </w:rPr>
            </w:pPr>
          </w:p>
        </w:tc>
      </w:tr>
      <w:tr w:rsidR="00292578" w14:paraId="53E32AA8" w14:textId="77777777" w:rsidTr="00D64A79">
        <w:tc>
          <w:tcPr>
            <w:tcW w:w="9682" w:type="dxa"/>
            <w:gridSpan w:val="5"/>
            <w:tcBorders>
              <w:top w:val="single" w:sz="12" w:space="0" w:color="auto"/>
              <w:left w:val="single" w:sz="12" w:space="0" w:color="auto"/>
              <w:bottom w:val="single" w:sz="12" w:space="0" w:color="auto"/>
              <w:right w:val="single" w:sz="12" w:space="0" w:color="auto"/>
            </w:tcBorders>
          </w:tcPr>
          <w:p w14:paraId="5A9CFEAD" w14:textId="77777777" w:rsidR="006962F7" w:rsidRDefault="009B18FE" w:rsidP="00BB4A8F">
            <w:pPr>
              <w:bidi/>
              <w:rPr>
                <w:rFonts w:ascii="Times New Roman" w:hAnsi="Times New Roman" w:cs="B Nazanin"/>
                <w:b/>
                <w:color w:val="7030A0"/>
                <w:sz w:val="28"/>
                <w:szCs w:val="28"/>
                <w:rtl/>
              </w:rPr>
            </w:pPr>
            <w:r>
              <w:rPr>
                <w:rFonts w:ascii="Times New Roman" w:hAnsi="Times New Roman" w:cs="B Nazanin"/>
                <w:b/>
                <w:color w:val="7030A0"/>
                <w:sz w:val="28"/>
                <w:szCs w:val="28"/>
                <w:rtl/>
              </w:rPr>
              <w:t xml:space="preserve">جمع هزينه هاي مسافرت (ريال) :                                                                  </w:t>
            </w:r>
          </w:p>
        </w:tc>
      </w:tr>
    </w:tbl>
    <w:p w14:paraId="4CE859E1" w14:textId="77777777" w:rsidR="006962F7" w:rsidRDefault="009B18FE" w:rsidP="00BB4A8F">
      <w:pPr>
        <w:bidi/>
        <w:jc w:val="lowKashida"/>
        <w:rPr>
          <w:rFonts w:ascii="Times New Roman" w:hAnsi="Times New Roman" w:cs="B Nazanin"/>
          <w:b/>
          <w:color w:val="7030A0"/>
          <w:sz w:val="28"/>
          <w:szCs w:val="28"/>
          <w:rtl/>
        </w:rPr>
      </w:pPr>
      <w:r>
        <w:rPr>
          <w:rFonts w:ascii="Times New Roman" w:hAnsi="Times New Roman" w:cs="B Nazanin"/>
          <w:b/>
          <w:color w:val="7030A0"/>
          <w:sz w:val="28"/>
          <w:szCs w:val="28"/>
          <w:rtl/>
        </w:rPr>
        <w:t>5- هزينه هاي متفرقه :</w:t>
      </w:r>
    </w:p>
    <w:tbl>
      <w:tblPr>
        <w:bidiVisual/>
        <w:tblW w:w="9630" w:type="dxa"/>
        <w:tblInd w:w="-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8"/>
        <w:gridCol w:w="6482"/>
      </w:tblGrid>
      <w:tr w:rsidR="00292578" w14:paraId="401CFDFC" w14:textId="77777777" w:rsidTr="002E59BE">
        <w:tc>
          <w:tcPr>
            <w:tcW w:w="3148" w:type="dxa"/>
            <w:tcBorders>
              <w:top w:val="double" w:sz="4" w:space="0" w:color="auto"/>
              <w:left w:val="double" w:sz="4" w:space="0" w:color="auto"/>
            </w:tcBorders>
          </w:tcPr>
          <w:p w14:paraId="08CCE755" w14:textId="77777777" w:rsidR="006962F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موضوع</w:t>
            </w:r>
          </w:p>
        </w:tc>
        <w:tc>
          <w:tcPr>
            <w:tcW w:w="6482" w:type="dxa"/>
            <w:tcBorders>
              <w:top w:val="double" w:sz="4" w:space="0" w:color="auto"/>
              <w:right w:val="double" w:sz="4" w:space="0" w:color="auto"/>
            </w:tcBorders>
          </w:tcPr>
          <w:p w14:paraId="37D34C25" w14:textId="77777777" w:rsidR="006962F7" w:rsidRDefault="009B18FE" w:rsidP="00BB4A8F">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هزینه (ریال)</w:t>
            </w:r>
          </w:p>
        </w:tc>
      </w:tr>
      <w:tr w:rsidR="00292578" w14:paraId="1CF8B916" w14:textId="77777777" w:rsidTr="002E59BE">
        <w:tc>
          <w:tcPr>
            <w:tcW w:w="3148" w:type="dxa"/>
            <w:tcBorders>
              <w:left w:val="double" w:sz="4" w:space="0" w:color="auto"/>
            </w:tcBorders>
          </w:tcPr>
          <w:p w14:paraId="33487E85" w14:textId="77777777" w:rsidR="006962F7" w:rsidRDefault="009B18FE" w:rsidP="00BB4A8F">
            <w:pPr>
              <w:bidi/>
              <w:rPr>
                <w:rFonts w:ascii="Times New Roman" w:hAnsi="Times New Roman" w:cs="B Nazanin"/>
                <w:b/>
                <w:color w:val="7030A0"/>
                <w:sz w:val="28"/>
                <w:szCs w:val="28"/>
                <w:rtl/>
              </w:rPr>
            </w:pPr>
            <w:r>
              <w:rPr>
                <w:rFonts w:ascii="Times New Roman" w:hAnsi="Times New Roman" w:cs="B Nazanin"/>
                <w:b/>
                <w:color w:val="7030A0"/>
                <w:sz w:val="28"/>
                <w:szCs w:val="28"/>
                <w:rtl/>
              </w:rPr>
              <w:t>هزينه تايپ و تكثير ارائه گزارش نهائي</w:t>
            </w:r>
          </w:p>
        </w:tc>
        <w:tc>
          <w:tcPr>
            <w:tcW w:w="6482" w:type="dxa"/>
            <w:tcBorders>
              <w:right w:val="double" w:sz="4" w:space="0" w:color="auto"/>
            </w:tcBorders>
          </w:tcPr>
          <w:p w14:paraId="7F2A8336" w14:textId="54D40B28" w:rsidR="006962F7" w:rsidRDefault="002E59BE" w:rsidP="00BB4A8F">
            <w:pPr>
              <w:bidi/>
              <w:jc w:val="center"/>
              <w:rPr>
                <w:rFonts w:ascii="Times New Roman" w:hAnsi="Times New Roman" w:cs="B Nazanin"/>
                <w:b/>
                <w:sz w:val="28"/>
                <w:szCs w:val="28"/>
                <w:rtl/>
              </w:rPr>
            </w:pPr>
            <w:r>
              <w:rPr>
                <w:rFonts w:ascii="Times New Roman" w:hAnsi="Times New Roman" w:cs="B Nazanin"/>
                <w:b/>
                <w:sz w:val="28"/>
                <w:szCs w:val="28"/>
                <w:rtl/>
              </w:rPr>
              <w:t>مجموعا بیست میلیون ریال</w:t>
            </w:r>
          </w:p>
        </w:tc>
      </w:tr>
      <w:tr w:rsidR="00292578" w14:paraId="6289A17B" w14:textId="77777777" w:rsidTr="002E59BE">
        <w:tc>
          <w:tcPr>
            <w:tcW w:w="3148" w:type="dxa"/>
            <w:tcBorders>
              <w:left w:val="double" w:sz="4" w:space="0" w:color="auto"/>
              <w:bottom w:val="single" w:sz="12" w:space="0" w:color="auto"/>
            </w:tcBorders>
          </w:tcPr>
          <w:p w14:paraId="0CE14E3F" w14:textId="77777777" w:rsidR="006962F7" w:rsidRDefault="009B18FE" w:rsidP="00BB4A8F">
            <w:pPr>
              <w:bidi/>
              <w:rPr>
                <w:rFonts w:ascii="Times New Roman" w:hAnsi="Times New Roman" w:cs="B Nazanin"/>
                <w:b/>
                <w:color w:val="7030A0"/>
                <w:sz w:val="28"/>
                <w:szCs w:val="28"/>
                <w:rtl/>
              </w:rPr>
            </w:pPr>
            <w:r>
              <w:rPr>
                <w:rFonts w:ascii="Times New Roman" w:hAnsi="Times New Roman" w:cs="B Nazanin"/>
                <w:b/>
                <w:color w:val="7030A0"/>
                <w:sz w:val="28"/>
                <w:szCs w:val="28"/>
                <w:rtl/>
              </w:rPr>
              <w:t>ساير هزينه های احتمالی ( با ذکر دلایل و توجیه آن)</w:t>
            </w:r>
          </w:p>
        </w:tc>
        <w:tc>
          <w:tcPr>
            <w:tcW w:w="6482" w:type="dxa"/>
            <w:tcBorders>
              <w:bottom w:val="single" w:sz="12" w:space="0" w:color="auto"/>
              <w:right w:val="double" w:sz="4" w:space="0" w:color="auto"/>
            </w:tcBorders>
          </w:tcPr>
          <w:p w14:paraId="2EFEEED6" w14:textId="705E006D" w:rsidR="006962F7" w:rsidRDefault="002E59BE" w:rsidP="00BB4A8F">
            <w:pPr>
              <w:bidi/>
              <w:jc w:val="center"/>
              <w:rPr>
                <w:rFonts w:ascii="Times New Roman" w:hAnsi="Times New Roman" w:cs="B Nazanin"/>
                <w:b/>
                <w:sz w:val="28"/>
                <w:szCs w:val="28"/>
                <w:rtl/>
              </w:rPr>
            </w:pPr>
            <w:r>
              <w:rPr>
                <w:rFonts w:ascii="Times New Roman" w:hAnsi="Times New Roman" w:cs="B Nazanin"/>
                <w:b/>
                <w:sz w:val="28"/>
                <w:szCs w:val="28"/>
                <w:rtl/>
              </w:rPr>
              <w:t>هزینه تبلیغات جهت معرفی محصول و عضو گیری (مجموعا صد میلیون ریال)</w:t>
            </w:r>
          </w:p>
          <w:p w14:paraId="6CD846E5" w14:textId="034AB981" w:rsidR="002E59BE" w:rsidRDefault="002E59BE" w:rsidP="002E59BE">
            <w:pPr>
              <w:bidi/>
              <w:jc w:val="center"/>
              <w:rPr>
                <w:rFonts w:ascii="Times New Roman" w:hAnsi="Times New Roman" w:cs="B Nazanin"/>
                <w:b/>
                <w:sz w:val="28"/>
                <w:szCs w:val="28"/>
                <w:rtl/>
              </w:rPr>
            </w:pPr>
            <w:r>
              <w:rPr>
                <w:rFonts w:ascii="Times New Roman" w:hAnsi="Times New Roman" w:cs="B Nazanin"/>
                <w:b/>
                <w:sz w:val="28"/>
                <w:szCs w:val="28"/>
                <w:rtl/>
              </w:rPr>
              <w:t>هزینه پشتیبانی نرم افزار (هشتاد میلیون ریال)</w:t>
            </w:r>
          </w:p>
          <w:p w14:paraId="1C9CD9CC" w14:textId="0F6B19B2" w:rsidR="002E59BE" w:rsidRDefault="002E59BE" w:rsidP="002E59BE">
            <w:pPr>
              <w:bidi/>
              <w:jc w:val="center"/>
              <w:rPr>
                <w:rFonts w:ascii="Times New Roman" w:hAnsi="Times New Roman" w:cs="B Nazanin"/>
                <w:b/>
                <w:sz w:val="28"/>
                <w:szCs w:val="28"/>
                <w:rtl/>
              </w:rPr>
            </w:pPr>
            <w:r>
              <w:rPr>
                <w:rFonts w:ascii="Times New Roman" w:hAnsi="Times New Roman" w:cs="B Nazanin"/>
                <w:b/>
                <w:sz w:val="28"/>
                <w:szCs w:val="28"/>
                <w:rtl/>
              </w:rPr>
              <w:t>هزینه تایپ جزوات آموزشی جهت بارگزاری در نرم افزار (بیست میلیون ریال)</w:t>
            </w:r>
          </w:p>
          <w:p w14:paraId="3A8384C7" w14:textId="48CFC9A2" w:rsidR="002E59BE" w:rsidRDefault="002E59BE" w:rsidP="002E59BE">
            <w:pPr>
              <w:bidi/>
              <w:jc w:val="center"/>
              <w:rPr>
                <w:rFonts w:ascii="Times New Roman" w:hAnsi="Times New Roman" w:cs="B Nazanin"/>
                <w:b/>
                <w:sz w:val="28"/>
                <w:szCs w:val="28"/>
                <w:rtl/>
              </w:rPr>
            </w:pPr>
            <w:r>
              <w:rPr>
                <w:rFonts w:ascii="Times New Roman" w:hAnsi="Times New Roman" w:cs="B Nazanin"/>
                <w:b/>
                <w:sz w:val="28"/>
                <w:szCs w:val="28"/>
                <w:rtl/>
              </w:rPr>
              <w:t>هزینه تهیه فیلم آموزشی (سیصد میلیون ریال)</w:t>
            </w:r>
          </w:p>
        </w:tc>
      </w:tr>
      <w:tr w:rsidR="002E59BE" w14:paraId="336DD39A" w14:textId="77777777" w:rsidTr="002E59BE">
        <w:tc>
          <w:tcPr>
            <w:tcW w:w="9630" w:type="dxa"/>
            <w:gridSpan w:val="2"/>
            <w:tcBorders>
              <w:top w:val="single" w:sz="12" w:space="0" w:color="auto"/>
              <w:left w:val="single" w:sz="12" w:space="0" w:color="auto"/>
              <w:bottom w:val="single" w:sz="12" w:space="0" w:color="auto"/>
              <w:right w:val="single" w:sz="12" w:space="0" w:color="auto"/>
            </w:tcBorders>
          </w:tcPr>
          <w:p w14:paraId="5504C7B2" w14:textId="7D2BE375" w:rsidR="006962F7" w:rsidRDefault="009B18FE" w:rsidP="00BB4A8F">
            <w:pPr>
              <w:bidi/>
              <w:rPr>
                <w:rFonts w:ascii="Times New Roman" w:hAnsi="Times New Roman" w:cs="B Nazanin"/>
                <w:b/>
                <w:color w:val="7030A0"/>
                <w:sz w:val="28"/>
                <w:szCs w:val="28"/>
                <w:rtl/>
              </w:rPr>
            </w:pPr>
            <w:r>
              <w:rPr>
                <w:rFonts w:ascii="Times New Roman" w:hAnsi="Times New Roman" w:cs="B Nazanin"/>
                <w:b/>
                <w:color w:val="7030A0"/>
                <w:sz w:val="28"/>
                <w:szCs w:val="28"/>
                <w:rtl/>
              </w:rPr>
              <w:t>جمع کل هزینه های متفرقه (ریال)</w:t>
            </w:r>
            <w:r w:rsidR="002E59BE">
              <w:rPr>
                <w:rFonts w:ascii="Times New Roman" w:hAnsi="Times New Roman" w:cs="B Nazanin"/>
                <w:b/>
                <w:color w:val="7030A0"/>
                <w:sz w:val="28"/>
                <w:szCs w:val="28"/>
                <w:rtl/>
              </w:rPr>
              <w:t xml:space="preserve">                                      </w:t>
            </w:r>
            <w:r w:rsidR="002E59BE">
              <w:rPr>
                <w:rFonts w:ascii="Times New Roman" w:hAnsi="Times New Roman" w:cs="B Nazanin"/>
                <w:b/>
                <w:sz w:val="28"/>
                <w:szCs w:val="28"/>
                <w:rtl/>
              </w:rPr>
              <w:t>پانصد میلیون ریال (معادل پنجاه میلیون تومان)</w:t>
            </w:r>
          </w:p>
        </w:tc>
      </w:tr>
    </w:tbl>
    <w:p w14:paraId="175B8FEB" w14:textId="77777777" w:rsidR="006962F7" w:rsidRDefault="006962F7" w:rsidP="00BB4A8F">
      <w:pPr>
        <w:bidi/>
        <w:jc w:val="lowKashida"/>
        <w:rPr>
          <w:rFonts w:ascii="Times New Roman" w:hAnsi="Times New Roman" w:cs="B Nazanin"/>
          <w:b/>
          <w:color w:val="7030A0"/>
          <w:sz w:val="28"/>
          <w:szCs w:val="28"/>
          <w:rtl/>
        </w:rPr>
      </w:pPr>
    </w:p>
    <w:p w14:paraId="2EACDD19" w14:textId="77777777" w:rsidR="006962F7" w:rsidRDefault="009B18FE" w:rsidP="00BB4A8F">
      <w:pPr>
        <w:bidi/>
        <w:jc w:val="lowKashida"/>
        <w:rPr>
          <w:rFonts w:ascii="Times New Roman" w:hAnsi="Times New Roman" w:cs="B Nazanin"/>
          <w:b/>
          <w:color w:val="7030A0"/>
          <w:sz w:val="28"/>
          <w:szCs w:val="28"/>
          <w:rtl/>
        </w:rPr>
      </w:pPr>
      <w:r>
        <w:rPr>
          <w:rFonts w:ascii="Times New Roman" w:hAnsi="Times New Roman" w:cs="B Nazanin"/>
          <w:b/>
          <w:color w:val="7030A0"/>
          <w:sz w:val="28"/>
          <w:szCs w:val="28"/>
          <w:rtl/>
        </w:rPr>
        <w:t>6</w:t>
      </w:r>
      <w:commentRangeStart w:id="159"/>
      <w:r>
        <w:rPr>
          <w:rFonts w:ascii="Times New Roman" w:hAnsi="Times New Roman" w:cs="B Nazanin"/>
          <w:b/>
          <w:color w:val="7030A0"/>
          <w:sz w:val="28"/>
          <w:szCs w:val="28"/>
          <w:rtl/>
        </w:rPr>
        <w:t>- جمع هزينه هاي طرح :</w:t>
      </w:r>
      <w:commentRangeEnd w:id="159"/>
      <w:r w:rsidR="00311F57">
        <w:rPr>
          <w:rStyle w:val="CommentReference"/>
          <w:rFonts w:ascii="Garamond" w:eastAsia="Times New Roman" w:hAnsi="Garamond" w:cs="Times New Roman"/>
          <w:rtl/>
          <w:lang w:val="x-none" w:eastAsia="x-none" w:bidi="fa-IR"/>
        </w:rPr>
        <w:commentReference w:id="159"/>
      </w:r>
    </w:p>
    <w:tbl>
      <w:tblPr>
        <w:bidiVisual/>
        <w:tblW w:w="8973"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03"/>
        <w:gridCol w:w="3970"/>
      </w:tblGrid>
      <w:tr w:rsidR="00292578" w14:paraId="31BEF6D0" w14:textId="77777777" w:rsidTr="00D64A79">
        <w:tc>
          <w:tcPr>
            <w:tcW w:w="5003" w:type="dxa"/>
            <w:tcBorders>
              <w:top w:val="single" w:sz="12" w:space="0" w:color="auto"/>
              <w:left w:val="single" w:sz="12" w:space="0" w:color="auto"/>
              <w:right w:val="single" w:sz="12" w:space="0" w:color="auto"/>
            </w:tcBorders>
          </w:tcPr>
          <w:p w14:paraId="38AAE0CC" w14:textId="77777777" w:rsidR="006962F7" w:rsidRDefault="009B18FE" w:rsidP="00BB4A8F">
            <w:pPr>
              <w:bidi/>
              <w:jc w:val="lowKashida"/>
              <w:rPr>
                <w:rFonts w:ascii="Times New Roman" w:hAnsi="Times New Roman" w:cs="B Nazanin"/>
                <w:b/>
                <w:color w:val="7030A0"/>
                <w:sz w:val="28"/>
                <w:szCs w:val="28"/>
                <w:rtl/>
              </w:rPr>
            </w:pPr>
            <w:r>
              <w:rPr>
                <w:rFonts w:ascii="Times New Roman" w:hAnsi="Times New Roman" w:cs="B Nazanin"/>
                <w:b/>
                <w:color w:val="7030A0"/>
                <w:sz w:val="28"/>
                <w:szCs w:val="28"/>
                <w:rtl/>
              </w:rPr>
              <w:t xml:space="preserve">1-  جمع هزينه‌هاي پرسنلي(ريال):                                                                                    </w:t>
            </w:r>
          </w:p>
        </w:tc>
        <w:tc>
          <w:tcPr>
            <w:tcW w:w="3970" w:type="dxa"/>
            <w:tcBorders>
              <w:top w:val="single" w:sz="12" w:space="0" w:color="auto"/>
              <w:left w:val="single" w:sz="12" w:space="0" w:color="auto"/>
              <w:right w:val="single" w:sz="12" w:space="0" w:color="auto"/>
            </w:tcBorders>
          </w:tcPr>
          <w:p w14:paraId="0E7ECE59" w14:textId="4D50577F" w:rsidR="006962F7" w:rsidRDefault="002E59BE" w:rsidP="002E59BE">
            <w:pPr>
              <w:pStyle w:val="Heading1"/>
              <w:spacing w:line="276" w:lineRule="auto"/>
              <w:jc w:val="center"/>
              <w:rPr>
                <w:rFonts w:ascii="Times New Roman" w:hAnsi="Times New Roman" w:cs="B Nazanin"/>
                <w:bCs w:val="0"/>
                <w:sz w:val="28"/>
                <w:szCs w:val="28"/>
                <w:rtl/>
              </w:rPr>
            </w:pPr>
            <w:r>
              <w:rPr>
                <w:rFonts w:ascii="Times New Roman" w:hAnsi="Times New Roman" w:cs="B Nazanin"/>
                <w:bCs w:val="0"/>
                <w:sz w:val="28"/>
                <w:szCs w:val="28"/>
                <w:rtl/>
              </w:rPr>
              <w:t>یک میلیارد و پانصد میلیون ریال (معادل صد و پنجاه میلیون تومان)</w:t>
            </w:r>
          </w:p>
        </w:tc>
      </w:tr>
      <w:tr w:rsidR="00292578" w14:paraId="0DE280E5" w14:textId="77777777" w:rsidTr="00D64A79">
        <w:tc>
          <w:tcPr>
            <w:tcW w:w="5003" w:type="dxa"/>
            <w:tcBorders>
              <w:left w:val="single" w:sz="12" w:space="0" w:color="auto"/>
              <w:right w:val="single" w:sz="12" w:space="0" w:color="auto"/>
            </w:tcBorders>
          </w:tcPr>
          <w:p w14:paraId="060F522C" w14:textId="77777777" w:rsidR="006962F7" w:rsidRDefault="009B18FE" w:rsidP="00BB4A8F">
            <w:pPr>
              <w:bidi/>
              <w:jc w:val="lowKashida"/>
              <w:rPr>
                <w:rFonts w:ascii="Times New Roman" w:hAnsi="Times New Roman" w:cs="B Nazanin"/>
                <w:b/>
                <w:color w:val="7030A0"/>
                <w:sz w:val="28"/>
                <w:szCs w:val="28"/>
                <w:rtl/>
              </w:rPr>
            </w:pPr>
            <w:r>
              <w:rPr>
                <w:rFonts w:ascii="Times New Roman" w:hAnsi="Times New Roman" w:cs="B Nazanin"/>
                <w:b/>
                <w:color w:val="7030A0"/>
                <w:sz w:val="28"/>
                <w:szCs w:val="28"/>
                <w:rtl/>
              </w:rPr>
              <w:t xml:space="preserve">2- ‌جمع هزينه‌هاي وسايل و مواد(ريال):                                                                                    </w:t>
            </w:r>
          </w:p>
        </w:tc>
        <w:tc>
          <w:tcPr>
            <w:tcW w:w="3970" w:type="dxa"/>
            <w:tcBorders>
              <w:left w:val="single" w:sz="12" w:space="0" w:color="auto"/>
              <w:right w:val="single" w:sz="12" w:space="0" w:color="auto"/>
            </w:tcBorders>
          </w:tcPr>
          <w:p w14:paraId="14D015D6" w14:textId="6AD8F185" w:rsidR="006962F7" w:rsidRDefault="002E59BE" w:rsidP="002E59BE">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__________</w:t>
            </w:r>
          </w:p>
        </w:tc>
      </w:tr>
      <w:tr w:rsidR="00292578" w14:paraId="71BC82E0" w14:textId="77777777" w:rsidTr="00D64A79">
        <w:tc>
          <w:tcPr>
            <w:tcW w:w="5003" w:type="dxa"/>
            <w:tcBorders>
              <w:left w:val="single" w:sz="12" w:space="0" w:color="auto"/>
              <w:right w:val="single" w:sz="12" w:space="0" w:color="auto"/>
            </w:tcBorders>
          </w:tcPr>
          <w:p w14:paraId="457795FA" w14:textId="77777777" w:rsidR="006962F7" w:rsidRDefault="009B18FE" w:rsidP="00BB4A8F">
            <w:pPr>
              <w:bidi/>
              <w:jc w:val="lowKashida"/>
              <w:rPr>
                <w:rFonts w:ascii="Times New Roman" w:hAnsi="Times New Roman" w:cs="B Nazanin"/>
                <w:b/>
                <w:color w:val="7030A0"/>
                <w:sz w:val="28"/>
                <w:szCs w:val="28"/>
                <w:rtl/>
              </w:rPr>
            </w:pPr>
            <w:r>
              <w:rPr>
                <w:rFonts w:ascii="Times New Roman" w:hAnsi="Times New Roman" w:cs="B Nazanin"/>
                <w:b/>
                <w:color w:val="7030A0"/>
                <w:sz w:val="28"/>
                <w:szCs w:val="28"/>
                <w:rtl/>
              </w:rPr>
              <w:t xml:space="preserve">3- جمع هزينه هاي آزمايشات و خدمات تخصصي(ريال):                                                                                     </w:t>
            </w:r>
          </w:p>
        </w:tc>
        <w:tc>
          <w:tcPr>
            <w:tcW w:w="3970" w:type="dxa"/>
            <w:tcBorders>
              <w:left w:val="single" w:sz="12" w:space="0" w:color="auto"/>
              <w:right w:val="single" w:sz="12" w:space="0" w:color="auto"/>
            </w:tcBorders>
          </w:tcPr>
          <w:p w14:paraId="17C167EC" w14:textId="7ACC7CCF" w:rsidR="006962F7" w:rsidRDefault="002E59BE" w:rsidP="002E59BE">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__________</w:t>
            </w:r>
          </w:p>
        </w:tc>
      </w:tr>
      <w:tr w:rsidR="00292578" w14:paraId="5DF29A92" w14:textId="77777777" w:rsidTr="00D64A79">
        <w:tc>
          <w:tcPr>
            <w:tcW w:w="5003" w:type="dxa"/>
            <w:tcBorders>
              <w:left w:val="single" w:sz="12" w:space="0" w:color="auto"/>
              <w:right w:val="single" w:sz="12" w:space="0" w:color="auto"/>
            </w:tcBorders>
          </w:tcPr>
          <w:p w14:paraId="67F5C9C7" w14:textId="77777777" w:rsidR="006962F7" w:rsidRDefault="009B18FE" w:rsidP="00BB4A8F">
            <w:pPr>
              <w:bidi/>
              <w:jc w:val="lowKashida"/>
              <w:rPr>
                <w:rFonts w:ascii="Times New Roman" w:hAnsi="Times New Roman" w:cs="B Nazanin"/>
                <w:b/>
                <w:color w:val="7030A0"/>
                <w:sz w:val="28"/>
                <w:szCs w:val="28"/>
                <w:rtl/>
              </w:rPr>
            </w:pPr>
            <w:r>
              <w:rPr>
                <w:rFonts w:ascii="Times New Roman" w:hAnsi="Times New Roman" w:cs="B Nazanin"/>
                <w:b/>
                <w:color w:val="7030A0"/>
                <w:sz w:val="28"/>
                <w:szCs w:val="28"/>
                <w:rtl/>
              </w:rPr>
              <w:t xml:space="preserve">4- جمع هزينه هاي مسافرت(ريال):                                                                                     </w:t>
            </w:r>
          </w:p>
        </w:tc>
        <w:tc>
          <w:tcPr>
            <w:tcW w:w="3970" w:type="dxa"/>
            <w:tcBorders>
              <w:left w:val="single" w:sz="12" w:space="0" w:color="auto"/>
              <w:right w:val="single" w:sz="12" w:space="0" w:color="auto"/>
            </w:tcBorders>
          </w:tcPr>
          <w:p w14:paraId="5B4AC19D" w14:textId="2F8232EE" w:rsidR="006962F7" w:rsidRDefault="002E59BE" w:rsidP="002E59BE">
            <w:pPr>
              <w:bidi/>
              <w:jc w:val="center"/>
              <w:rPr>
                <w:rFonts w:ascii="Times New Roman" w:hAnsi="Times New Roman" w:cs="B Nazanin"/>
                <w:b/>
                <w:color w:val="7030A0"/>
                <w:sz w:val="28"/>
                <w:szCs w:val="28"/>
                <w:rtl/>
              </w:rPr>
            </w:pPr>
            <w:r>
              <w:rPr>
                <w:rFonts w:ascii="Times New Roman" w:hAnsi="Times New Roman" w:cs="B Nazanin"/>
                <w:b/>
                <w:color w:val="7030A0"/>
                <w:sz w:val="28"/>
                <w:szCs w:val="28"/>
                <w:rtl/>
              </w:rPr>
              <w:t>__________</w:t>
            </w:r>
          </w:p>
        </w:tc>
      </w:tr>
      <w:tr w:rsidR="00292578" w14:paraId="4D0CAEA2" w14:textId="77777777" w:rsidTr="00D64A79">
        <w:tc>
          <w:tcPr>
            <w:tcW w:w="5003" w:type="dxa"/>
            <w:tcBorders>
              <w:left w:val="single" w:sz="12" w:space="0" w:color="auto"/>
              <w:bottom w:val="single" w:sz="12" w:space="0" w:color="auto"/>
              <w:right w:val="single" w:sz="12" w:space="0" w:color="auto"/>
            </w:tcBorders>
          </w:tcPr>
          <w:p w14:paraId="3F20BA84" w14:textId="77777777" w:rsidR="006962F7" w:rsidRDefault="009B18FE" w:rsidP="00BB4A8F">
            <w:pPr>
              <w:bidi/>
              <w:jc w:val="lowKashida"/>
              <w:rPr>
                <w:rFonts w:ascii="Times New Roman" w:hAnsi="Times New Roman" w:cs="B Nazanin"/>
                <w:b/>
                <w:color w:val="7030A0"/>
                <w:sz w:val="28"/>
                <w:szCs w:val="28"/>
                <w:rtl/>
              </w:rPr>
            </w:pPr>
            <w:r>
              <w:rPr>
                <w:rFonts w:ascii="Times New Roman" w:hAnsi="Times New Roman" w:cs="B Nazanin"/>
                <w:b/>
                <w:color w:val="7030A0"/>
                <w:sz w:val="28"/>
                <w:szCs w:val="28"/>
                <w:rtl/>
              </w:rPr>
              <w:t xml:space="preserve">5-  جمع هزينه هاي متفرقه(ريال):                                                                                    </w:t>
            </w:r>
          </w:p>
        </w:tc>
        <w:tc>
          <w:tcPr>
            <w:tcW w:w="3970" w:type="dxa"/>
            <w:tcBorders>
              <w:left w:val="single" w:sz="12" w:space="0" w:color="auto"/>
              <w:bottom w:val="single" w:sz="12" w:space="0" w:color="auto"/>
              <w:right w:val="single" w:sz="12" w:space="0" w:color="auto"/>
            </w:tcBorders>
          </w:tcPr>
          <w:p w14:paraId="65A02DDF" w14:textId="7F654AE1" w:rsidR="006962F7" w:rsidRDefault="006962F7" w:rsidP="002E59BE">
            <w:pPr>
              <w:bidi/>
              <w:jc w:val="center"/>
              <w:rPr>
                <w:rFonts w:ascii="Times New Roman" w:hAnsi="Times New Roman" w:cs="B Nazanin"/>
                <w:b/>
                <w:color w:val="7030A0"/>
                <w:sz w:val="28"/>
                <w:szCs w:val="28"/>
                <w:rtl/>
              </w:rPr>
            </w:pPr>
          </w:p>
        </w:tc>
      </w:tr>
      <w:tr w:rsidR="00CE6778" w14:paraId="2A89168C" w14:textId="77777777" w:rsidTr="00D64A79">
        <w:trPr>
          <w:cantSplit/>
        </w:trPr>
        <w:tc>
          <w:tcPr>
            <w:tcW w:w="8973" w:type="dxa"/>
            <w:gridSpan w:val="2"/>
            <w:tcBorders>
              <w:left w:val="single" w:sz="12" w:space="0" w:color="auto"/>
              <w:bottom w:val="single" w:sz="12" w:space="0" w:color="auto"/>
              <w:right w:val="single" w:sz="12" w:space="0" w:color="auto"/>
            </w:tcBorders>
          </w:tcPr>
          <w:p w14:paraId="7A9468E5" w14:textId="77777777" w:rsidR="006962F7" w:rsidRDefault="009B18FE" w:rsidP="00BB4A8F">
            <w:pPr>
              <w:pStyle w:val="Heading9"/>
              <w:jc w:val="both"/>
              <w:rPr>
                <w:rFonts w:ascii="Times New Roman" w:hAnsi="Times New Roman" w:cs="B Nazanin"/>
                <w:b/>
                <w:color w:val="7030A0"/>
                <w:sz w:val="28"/>
                <w:szCs w:val="28"/>
                <w:rtl/>
              </w:rPr>
            </w:pPr>
            <w:r>
              <w:rPr>
                <w:rFonts w:ascii="Times New Roman" w:hAnsi="Times New Roman" w:cs="B Nazanin"/>
                <w:b/>
                <w:color w:val="7030A0"/>
                <w:sz w:val="28"/>
                <w:szCs w:val="28"/>
                <w:rtl/>
              </w:rPr>
              <w:lastRenderedPageBreak/>
              <w:t xml:space="preserve">جمع كل هزينه هاي طرح هاي تحقيقاتي(ريال):                                                                                    </w:t>
            </w:r>
          </w:p>
        </w:tc>
      </w:tr>
    </w:tbl>
    <w:p w14:paraId="6832CE5A" w14:textId="77777777" w:rsidR="006962F7" w:rsidRDefault="006962F7" w:rsidP="00BB4A8F">
      <w:pPr>
        <w:bidi/>
        <w:jc w:val="lowKashida"/>
        <w:rPr>
          <w:rFonts w:ascii="Times New Roman" w:hAnsi="Times New Roman" w:cs="B Nazanin"/>
          <w:b/>
          <w:color w:val="7030A0"/>
          <w:sz w:val="28"/>
          <w:szCs w:val="28"/>
          <w:rtl/>
        </w:rPr>
      </w:pPr>
    </w:p>
    <w:p w14:paraId="00233634" w14:textId="77777777" w:rsidR="004208E7" w:rsidRDefault="009B18FE" w:rsidP="00BB4A8F">
      <w:pPr>
        <w:bidi/>
        <w:spacing w:after="0"/>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 xml:space="preserve">8-4 </w:t>
      </w:r>
      <w:bookmarkStart w:id="160" w:name="_GoBack"/>
      <w:bookmarkEnd w:id="160"/>
      <w:r>
        <w:rPr>
          <w:rFonts w:ascii="Times New Roman" w:eastAsia="Times New Roman" w:hAnsi="Times New Roman" w:cs="B Nazanin"/>
          <w:b/>
          <w:color w:val="7030A0"/>
          <w:sz w:val="28"/>
          <w:szCs w:val="28"/>
          <w:rtl/>
          <w:lang w:bidi="fa-IR"/>
        </w:rPr>
        <w:t>مبلغي كه از منابع ديگر كمك خواهد شد و نحوه مصرف آن:</w:t>
      </w:r>
      <w:r w:rsidR="00C24E50">
        <w:rPr>
          <w:rFonts w:ascii="Times New Roman" w:eastAsia="Times New Roman" w:hAnsi="Times New Roman" w:cs="B Nazanin"/>
          <w:b/>
          <w:color w:val="7030A0"/>
          <w:sz w:val="28"/>
          <w:szCs w:val="28"/>
          <w:rtl/>
          <w:lang w:bidi="fa-IR"/>
        </w:rPr>
        <w:t>0</w:t>
      </w:r>
    </w:p>
    <w:p w14:paraId="61E324C2" w14:textId="77777777" w:rsidR="004208E7" w:rsidRDefault="004208E7" w:rsidP="00BB4A8F">
      <w:pPr>
        <w:bidi/>
        <w:spacing w:after="0"/>
        <w:jc w:val="both"/>
        <w:rPr>
          <w:rFonts w:ascii="Times New Roman" w:eastAsia="Times New Roman" w:hAnsi="Times New Roman" w:cs="B Nazanin"/>
          <w:b/>
          <w:color w:val="7030A0"/>
          <w:sz w:val="28"/>
          <w:szCs w:val="28"/>
          <w:rtl/>
          <w:lang w:bidi="fa-IR"/>
        </w:rPr>
      </w:pPr>
    </w:p>
    <w:p w14:paraId="62060556" w14:textId="77777777" w:rsidR="004208E7" w:rsidRDefault="009B18FE" w:rsidP="00BB4A8F">
      <w:pPr>
        <w:bidi/>
        <w:spacing w:after="0"/>
        <w:jc w:val="both"/>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9-4 باقيمانده هزينه‌هاي طرح كه تامين آن درخواست مي‌شود:</w:t>
      </w:r>
      <w:r w:rsidR="00C24E50">
        <w:rPr>
          <w:rFonts w:ascii="Times New Roman" w:eastAsia="Times New Roman" w:hAnsi="Times New Roman" w:cs="B Nazanin"/>
          <w:b/>
          <w:color w:val="7030A0"/>
          <w:sz w:val="28"/>
          <w:szCs w:val="28"/>
          <w:rtl/>
          <w:lang w:bidi="fa-IR"/>
        </w:rPr>
        <w:t>0</w:t>
      </w:r>
    </w:p>
    <w:p w14:paraId="1C079AD2" w14:textId="77777777" w:rsidR="004208E7" w:rsidRDefault="004208E7" w:rsidP="00BB4A8F">
      <w:pPr>
        <w:bidi/>
        <w:spacing w:after="0"/>
        <w:jc w:val="both"/>
        <w:rPr>
          <w:rFonts w:ascii="Times New Roman" w:eastAsia="Times New Roman" w:hAnsi="Times New Roman" w:cs="B Nazanin"/>
          <w:b/>
          <w:color w:val="7030A0"/>
          <w:sz w:val="28"/>
          <w:szCs w:val="28"/>
          <w:rtl/>
          <w:lang w:bidi="fa-IR"/>
        </w:rPr>
      </w:pPr>
    </w:p>
    <w:p w14:paraId="6ACB3750" w14:textId="77777777" w:rsidR="00D64A79" w:rsidRDefault="009B18FE" w:rsidP="00BB4A8F">
      <w:pPr>
        <w:bidi/>
        <w:spacing w:after="0"/>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اینجانب                                 مجری طرح صحت کلیه مطالب مندرج را تأييد مي‌نمايم</w:t>
      </w:r>
      <w:r>
        <w:rPr>
          <w:rFonts w:ascii="Times New Roman" w:eastAsia="Times New Roman" w:hAnsi="Times New Roman" w:cs="B Nazanin"/>
          <w:b/>
          <w:color w:val="7030A0"/>
          <w:sz w:val="28"/>
          <w:szCs w:val="28"/>
          <w:lang w:bidi="fa-IR"/>
        </w:rPr>
        <w:t>.</w:t>
      </w:r>
    </w:p>
    <w:p w14:paraId="1115EDC7" w14:textId="77777777" w:rsidR="00D64A79" w:rsidRDefault="00D64A79" w:rsidP="00BB4A8F">
      <w:pPr>
        <w:bidi/>
        <w:spacing w:after="0"/>
        <w:rPr>
          <w:rFonts w:ascii="Times New Roman" w:eastAsia="Times New Roman" w:hAnsi="Times New Roman" w:cs="B Nazanin"/>
          <w:b/>
          <w:color w:val="7030A0"/>
          <w:sz w:val="28"/>
          <w:szCs w:val="28"/>
          <w:rtl/>
          <w:lang w:bidi="fa-IR"/>
        </w:rPr>
      </w:pPr>
    </w:p>
    <w:p w14:paraId="114FAC8F" w14:textId="77777777" w:rsidR="00D64A79" w:rsidRDefault="009B18FE" w:rsidP="00BB4A8F">
      <w:pPr>
        <w:bidi/>
        <w:spacing w:after="0"/>
        <w:jc w:val="right"/>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امضاي مجري طرح                                  تاریخ</w:t>
      </w:r>
    </w:p>
    <w:p w14:paraId="389BA571" w14:textId="77777777" w:rsidR="00D64A79" w:rsidRDefault="00D64A79" w:rsidP="00BB4A8F">
      <w:pPr>
        <w:spacing w:after="0"/>
        <w:jc w:val="right"/>
        <w:rPr>
          <w:rFonts w:ascii="Times New Roman" w:eastAsia="Times New Roman" w:hAnsi="Times New Roman" w:cs="B Nazanin"/>
          <w:b/>
          <w:color w:val="7030A0"/>
          <w:sz w:val="28"/>
          <w:szCs w:val="28"/>
          <w:rtl/>
          <w:lang w:bidi="fa-IR"/>
        </w:rPr>
      </w:pPr>
    </w:p>
    <w:p w14:paraId="4626C26E" w14:textId="77777777" w:rsidR="004208E7" w:rsidRDefault="00D64A79" w:rsidP="00BB4A8F">
      <w:pPr>
        <w:bidi/>
        <w:spacing w:after="0"/>
        <w:rPr>
          <w:rFonts w:ascii="Times New Roman" w:eastAsia="Times New Roman" w:hAnsi="Times New Roman" w:cs="B Nazanin"/>
          <w:b/>
          <w:color w:val="7030A0"/>
          <w:sz w:val="28"/>
          <w:szCs w:val="28"/>
          <w:rtl/>
          <w:lang w:bidi="fa-IR"/>
        </w:rPr>
      </w:pPr>
      <w:r>
        <w:rPr>
          <w:rFonts w:ascii="Times New Roman" w:eastAsia="Times New Roman" w:hAnsi="Times New Roman" w:cs="B Nazanin"/>
          <w:b/>
          <w:color w:val="7030A0"/>
          <w:sz w:val="28"/>
          <w:szCs w:val="28"/>
          <w:rtl/>
          <w:lang w:bidi="fa-IR"/>
        </w:rPr>
        <w:t>*در مورد طرحهای مشترک تائید صحت مطالب و امضاء مجریان الزامی است.</w:t>
      </w:r>
      <w:r>
        <w:rPr>
          <w:rFonts w:ascii="Times New Roman" w:eastAsia="Times New Roman" w:hAnsi="Times New Roman" w:cs="B Nazanin"/>
          <w:b/>
          <w:color w:val="7030A0"/>
          <w:sz w:val="28"/>
          <w:szCs w:val="28"/>
          <w:rtl/>
          <w:lang w:bidi="fa-IR"/>
        </w:rPr>
        <w:tab/>
        <w:t>کلیه حقوق مادی و معنوی مرتبط با نتایج این طرح متعلق به دانشگاه علوم پزشکی ایران می باشد. در صورت تجاری سازی ابداع و نوآوری محصول حقوق مادی حاصل متعلق به مجری/ مجریان طرح یا شرکت دانش بنیان مربوطه می باشد.</w:t>
      </w:r>
    </w:p>
    <w:sectPr w:rsidR="004208E7" w:rsidSect="00B570FA">
      <w:footerReference w:type="default" r:id="rId9"/>
      <w:footnotePr>
        <w:numFmt w:val="upperRoman"/>
        <w:numRestart w:val="eachPage"/>
      </w:footnotePr>
      <w:pgSz w:w="11906" w:h="16838" w:code="9"/>
      <w:pgMar w:top="1134" w:right="1134" w:bottom="1134" w:left="1134" w:header="709" w:footer="709" w:gutter="0"/>
      <w:pgBorders>
        <w:top w:val="thinThickSmallGap" w:sz="18" w:space="20" w:color="auto"/>
        <w:left w:val="thinThickSmallGap" w:sz="18" w:space="20" w:color="auto"/>
        <w:bottom w:val="thickThinSmallGap" w:sz="18" w:space="5" w:color="auto"/>
        <w:right w:val="thickThinSmallGap" w:sz="18" w:space="20" w:color="auto"/>
      </w:pgBorders>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مسعود رضائی" w:date="2024-07-31T08:13:00Z" w:initials="مسعود">
    <w:p w14:paraId="51F5E2E0" w14:textId="029D16BB" w:rsidR="005B1030" w:rsidRPr="009A6A75" w:rsidRDefault="005B1030">
      <w:pPr>
        <w:pStyle w:val="CommentText"/>
        <w:rPr>
          <w:rFonts w:hint="cs"/>
          <w:rtl/>
          <w:lang w:val="en-US"/>
        </w:rPr>
      </w:pPr>
      <w:r>
        <w:rPr>
          <w:rStyle w:val="CommentReference"/>
        </w:rPr>
        <w:annotationRef/>
      </w:r>
      <w:r>
        <w:rPr>
          <w:rFonts w:hint="cs"/>
          <w:rtl/>
          <w:lang w:val="en-US"/>
        </w:rPr>
        <w:t>تکمیل شود</w:t>
      </w:r>
    </w:p>
  </w:comment>
  <w:comment w:id="7" w:author="student" w:date="2024-07-29T13:23:00Z" w:initials="s">
    <w:p w14:paraId="7A6FF345" w14:textId="272E6098" w:rsidR="005B1030" w:rsidRDefault="005B1030">
      <w:pPr>
        <w:pStyle w:val="CommentText"/>
        <w:rPr>
          <w:rtl/>
        </w:rPr>
      </w:pPr>
      <w:r>
        <w:rPr>
          <w:rStyle w:val="CommentReference"/>
        </w:rPr>
        <w:annotationRef/>
      </w:r>
      <w:r>
        <w:rPr>
          <w:rFonts w:hint="cs"/>
          <w:rtl/>
        </w:rPr>
        <w:t>به نظرم مرکز تحقیقات پرستاری نفرستید</w:t>
      </w:r>
    </w:p>
    <w:p w14:paraId="5F0D9588" w14:textId="5F7DB3E3" w:rsidR="005B1030" w:rsidRDefault="005B1030">
      <w:pPr>
        <w:pStyle w:val="CommentText"/>
      </w:pPr>
    </w:p>
  </w:comment>
  <w:comment w:id="68" w:author="مسعود رضائی" w:date="2024-07-31T08:42:00Z" w:initials="مسعود">
    <w:p w14:paraId="3EA95A1C" w14:textId="64BC4B89" w:rsidR="00444715" w:rsidRDefault="00444715">
      <w:pPr>
        <w:pStyle w:val="CommentText"/>
      </w:pPr>
      <w:r>
        <w:rPr>
          <w:rStyle w:val="CommentReference"/>
        </w:rPr>
        <w:annotationRef/>
      </w:r>
      <w:r>
        <w:rPr>
          <w:rFonts w:hint="cs"/>
          <w:rtl/>
        </w:rPr>
        <w:t>نیاز هست که توجیه اقتصادی و اجتماعی در در ضرورت طرح واضح تر بیان کنید</w:t>
      </w:r>
    </w:p>
  </w:comment>
  <w:comment w:id="71" w:author="مسعود رضائی" w:date="2024-07-31T08:42:00Z" w:initials="مسعود">
    <w:p w14:paraId="26AAB1C5" w14:textId="16C5A5E8" w:rsidR="00444715" w:rsidRDefault="00444715">
      <w:pPr>
        <w:pStyle w:val="CommentText"/>
      </w:pPr>
      <w:r>
        <w:rPr>
          <w:rStyle w:val="CommentReference"/>
        </w:rPr>
        <w:annotationRef/>
      </w:r>
      <w:r>
        <w:rPr>
          <w:rFonts w:hint="cs"/>
          <w:rtl/>
        </w:rPr>
        <w:t>همچنین بازا</w:t>
      </w:r>
      <w:r w:rsidR="003C49E5">
        <w:rPr>
          <w:rFonts w:hint="cs"/>
          <w:rtl/>
        </w:rPr>
        <w:t>ر</w:t>
      </w:r>
      <w:r>
        <w:rPr>
          <w:rFonts w:hint="cs"/>
          <w:rtl/>
        </w:rPr>
        <w:t xml:space="preserve"> طرح</w:t>
      </w:r>
    </w:p>
  </w:comment>
  <w:comment w:id="74" w:author="مسعود رضائی" w:date="2024-07-31T08:47:00Z" w:initials="مسعود">
    <w:p w14:paraId="377A7B7D" w14:textId="70E04BD0" w:rsidR="003C49E5" w:rsidRDefault="003C49E5">
      <w:pPr>
        <w:pStyle w:val="CommentText"/>
      </w:pPr>
      <w:r>
        <w:rPr>
          <w:rStyle w:val="CommentReference"/>
        </w:rPr>
        <w:annotationRef/>
      </w:r>
    </w:p>
  </w:comment>
  <w:comment w:id="96" w:author="مسعود رضائی" w:date="2024-07-31T10:30:00Z" w:initials="مسعود">
    <w:p w14:paraId="64AF84D4" w14:textId="46058650" w:rsidR="000A0E8C" w:rsidRDefault="000A0E8C">
      <w:pPr>
        <w:pStyle w:val="CommentText"/>
      </w:pPr>
      <w:r>
        <w:rPr>
          <w:rStyle w:val="CommentReference"/>
        </w:rPr>
        <w:annotationRef/>
      </w:r>
      <w:r>
        <w:rPr>
          <w:rFonts w:hint="cs"/>
          <w:rtl/>
        </w:rPr>
        <w:t>این مورد حتما بولد شود</w:t>
      </w:r>
    </w:p>
  </w:comment>
  <w:comment w:id="100" w:author="مسعود رضائی" w:date="2024-07-31T10:28:00Z" w:initials="مسعود">
    <w:p w14:paraId="37BF3CD1" w14:textId="3CBE4D23" w:rsidR="000A0E8C" w:rsidRPr="000A0E8C" w:rsidRDefault="000A0E8C">
      <w:pPr>
        <w:pStyle w:val="CommentText"/>
        <w:rPr>
          <w:rFonts w:hint="cs"/>
          <w:rtl/>
          <w:lang w:val="en-US"/>
        </w:rPr>
      </w:pPr>
      <w:r>
        <w:rPr>
          <w:rStyle w:val="CommentReference"/>
        </w:rPr>
        <w:annotationRef/>
      </w:r>
      <w:r>
        <w:rPr>
          <w:rFonts w:hint="cs"/>
          <w:rtl/>
          <w:lang w:val="en-US"/>
        </w:rPr>
        <w:t xml:space="preserve">اینجا حتما نیاز است که خصوصیات و ضعف های دکتر اباد بیان شود </w:t>
      </w:r>
    </w:p>
  </w:comment>
  <w:comment w:id="101" w:author="مسعود رضائی" w:date="2024-07-31T10:40:00Z" w:initials="مسعود">
    <w:p w14:paraId="157A47CB" w14:textId="47FE6DAB" w:rsidR="00C42632" w:rsidRPr="00C42632" w:rsidRDefault="00C42632">
      <w:pPr>
        <w:pStyle w:val="CommentText"/>
        <w:rPr>
          <w:rFonts w:hint="cs"/>
          <w:rtl/>
          <w:lang w:val="en-US"/>
        </w:rPr>
      </w:pPr>
      <w:r>
        <w:rPr>
          <w:rStyle w:val="CommentReference"/>
        </w:rPr>
        <w:annotationRef/>
      </w:r>
      <w:r>
        <w:rPr>
          <w:rFonts w:hint="cs"/>
          <w:rtl/>
        </w:rPr>
        <w:t xml:space="preserve">اینجا خوصیات ممحتوایی محصول را توضیح دهید مثلا امادگی صلاحیت حرفه ای، اطلاع رسانی کارگاه ها و همایش هی مرتبط، ارتباط به صورت </w:t>
      </w:r>
      <w:r>
        <w:rPr>
          <w:lang w:val="en-US"/>
        </w:rPr>
        <w:t xml:space="preserve">chat box </w:t>
      </w:r>
      <w:r>
        <w:rPr>
          <w:rFonts w:hint="cs"/>
          <w:rtl/>
          <w:lang w:val="en-US"/>
        </w:rPr>
        <w:t>با اعضای هیئت علمی و غیره</w:t>
      </w:r>
    </w:p>
  </w:comment>
  <w:comment w:id="103" w:author="مسعود رضائی" w:date="2024-07-31T10:42:00Z" w:initials="مسعود">
    <w:p w14:paraId="366282D1" w14:textId="668558FB" w:rsidR="003E4B51" w:rsidRDefault="003E4B51">
      <w:pPr>
        <w:pStyle w:val="CommentText"/>
      </w:pPr>
      <w:r>
        <w:rPr>
          <w:rStyle w:val="CommentReference"/>
        </w:rPr>
        <w:annotationRef/>
      </w:r>
      <w:r>
        <w:rPr>
          <w:rFonts w:hint="cs"/>
          <w:rtl/>
        </w:rPr>
        <w:t>امکانت مثلا امکان تعاملدانشجو با اساتید .و.و..</w:t>
      </w:r>
    </w:p>
  </w:comment>
  <w:comment w:id="104" w:author="مسعود رضائی" w:date="2024-07-31T10:43:00Z" w:initials="مسعود">
    <w:p w14:paraId="24B3783E" w14:textId="6B84D6FB" w:rsidR="003E4B51" w:rsidRDefault="003E4B51">
      <w:pPr>
        <w:pStyle w:val="CommentText"/>
        <w:rPr>
          <w:rFonts w:hint="cs"/>
          <w:rtl/>
        </w:rPr>
      </w:pPr>
      <w:r>
        <w:rPr>
          <w:rStyle w:val="CommentReference"/>
        </w:rPr>
        <w:annotationRef/>
      </w:r>
      <w:r>
        <w:rPr>
          <w:rFonts w:hint="cs"/>
          <w:rtl/>
        </w:rPr>
        <w:t>اگر قرار شد مبتنی بر وب باشد این مورد را اصلاح کنید</w:t>
      </w:r>
    </w:p>
    <w:p w14:paraId="1C079FA9" w14:textId="77777777" w:rsidR="003E4B51" w:rsidRDefault="003E4B51">
      <w:pPr>
        <w:pStyle w:val="CommentText"/>
      </w:pPr>
    </w:p>
  </w:comment>
  <w:comment w:id="105" w:author="student" w:date="2024-07-29T13:07:00Z" w:initials="s">
    <w:p w14:paraId="7B483229" w14:textId="5D12BFED" w:rsidR="005B1030" w:rsidRDefault="005B1030">
      <w:pPr>
        <w:pStyle w:val="CommentText"/>
      </w:pPr>
      <w:r>
        <w:rPr>
          <w:rStyle w:val="CommentReference"/>
        </w:rPr>
        <w:annotationRef/>
      </w:r>
      <w:r>
        <w:rPr>
          <w:rFonts w:hint="cs"/>
          <w:rtl/>
        </w:rPr>
        <w:t>این قسمت را با کمک ااقی عبدلی حتما تکمیل کنید چون از شما میخواهند که محتوای محصول را شرح دهید</w:t>
      </w:r>
    </w:p>
  </w:comment>
  <w:comment w:id="128" w:author="مسعود رضائی" w:date="2024-07-31T10:52:00Z" w:initials="مسعود">
    <w:p w14:paraId="28F72F0F" w14:textId="2DD515A9" w:rsidR="003E4B51" w:rsidRDefault="003E4B51">
      <w:pPr>
        <w:pStyle w:val="CommentText"/>
      </w:pPr>
      <w:r>
        <w:rPr>
          <w:rStyle w:val="CommentReference"/>
        </w:rPr>
        <w:annotationRef/>
      </w:r>
    </w:p>
  </w:comment>
  <w:comment w:id="131" w:author="مسعود رضائی" w:date="2024-07-31T10:55:00Z" w:initials="مسعود">
    <w:p w14:paraId="68884887" w14:textId="6FFE6D40" w:rsidR="00B00F7A" w:rsidRDefault="00B00F7A">
      <w:pPr>
        <w:pStyle w:val="CommentText"/>
      </w:pPr>
      <w:r>
        <w:rPr>
          <w:rStyle w:val="CommentReference"/>
        </w:rPr>
        <w:annotationRef/>
      </w:r>
      <w:r>
        <w:rPr>
          <w:rFonts w:hint="cs"/>
          <w:rtl/>
        </w:rPr>
        <w:t>این موارد را با اقای عبدلی کامل کنید</w:t>
      </w:r>
    </w:p>
  </w:comment>
  <w:comment w:id="138" w:author="student" w:date="2024-07-29T13:09:00Z" w:initials="s">
    <w:p w14:paraId="3359C5E2" w14:textId="57A1DCA3" w:rsidR="005B1030" w:rsidRDefault="005B1030">
      <w:pPr>
        <w:pStyle w:val="CommentText"/>
      </w:pPr>
      <w:r>
        <w:rPr>
          <w:rStyle w:val="CommentReference"/>
        </w:rPr>
        <w:annotationRef/>
      </w:r>
      <w:r>
        <w:rPr>
          <w:rFonts w:hint="cs"/>
          <w:rtl/>
        </w:rPr>
        <w:t>در انتهای مرور متون کامل شرح دهید که مطالعات چه نقص هیی دارند و کار شما چه برتری نسبت به این مطالعات مخصوصا ایرانی ها دارد</w:t>
      </w:r>
    </w:p>
  </w:comment>
  <w:comment w:id="139" w:author="student" w:date="2024-07-29T13:11:00Z" w:initials="s">
    <w:p w14:paraId="21FACDAD" w14:textId="77777777" w:rsidR="005B1030" w:rsidRDefault="005B1030">
      <w:pPr>
        <w:pStyle w:val="CommentText"/>
        <w:rPr>
          <w:rtl/>
        </w:rPr>
      </w:pPr>
      <w:r>
        <w:rPr>
          <w:rStyle w:val="CommentReference"/>
        </w:rPr>
        <w:annotationRef/>
      </w:r>
      <w:r>
        <w:rPr>
          <w:rFonts w:hint="cs"/>
          <w:rtl/>
        </w:rPr>
        <w:t xml:space="preserve">تعریف نظری وعملی طبق عنوان اصلاح شود . اموزش پرستاری، نرم افزار تعریف عملی و نظری </w:t>
      </w:r>
    </w:p>
    <w:p w14:paraId="37B37843" w14:textId="112AC363" w:rsidR="005B1030" w:rsidRDefault="005B1030" w:rsidP="00B00F7A">
      <w:pPr>
        <w:pStyle w:val="CommentText"/>
        <w:rPr>
          <w:rtl/>
        </w:rPr>
      </w:pPr>
      <w:r>
        <w:rPr>
          <w:rFonts w:hint="cs"/>
          <w:rtl/>
        </w:rPr>
        <w:t>به نظرم یک اسم در خور برای</w:t>
      </w:r>
      <w:r w:rsidR="00B00F7A">
        <w:rPr>
          <w:rFonts w:hint="cs"/>
          <w:rtl/>
        </w:rPr>
        <w:t>کارتان</w:t>
      </w:r>
      <w:r>
        <w:rPr>
          <w:rFonts w:hint="cs"/>
          <w:rtl/>
        </w:rPr>
        <w:t xml:space="preserve"> انتخاب کنید</w:t>
      </w:r>
    </w:p>
    <w:p w14:paraId="779A3599" w14:textId="124C3DA4" w:rsidR="005B1030" w:rsidRDefault="005B1030">
      <w:pPr>
        <w:pStyle w:val="CommentText"/>
      </w:pPr>
    </w:p>
  </w:comment>
  <w:comment w:id="140" w:author="مسعود رضائی" w:date="2024-07-31T10:58:00Z" w:initials="مسعود">
    <w:p w14:paraId="30967892" w14:textId="1AD07718" w:rsidR="00B00F7A" w:rsidRDefault="00B00F7A">
      <w:pPr>
        <w:pStyle w:val="CommentText"/>
      </w:pPr>
      <w:r>
        <w:rPr>
          <w:rStyle w:val="CommentReference"/>
        </w:rPr>
        <w:annotationRef/>
      </w:r>
      <w:r>
        <w:rPr>
          <w:rFonts w:hint="cs"/>
          <w:rtl/>
        </w:rPr>
        <w:t>اگر قرار شد نسخه وب طراحی شود وازه نرم افزار بهتر است در پروپوزال حذف شود</w:t>
      </w:r>
    </w:p>
  </w:comment>
  <w:comment w:id="141" w:author="مسعود رضائی" w:date="2024-07-31T10:59:00Z" w:initials="مسعود">
    <w:p w14:paraId="4A75A0D2" w14:textId="71D890F3" w:rsidR="00B00F7A" w:rsidRDefault="00B00F7A">
      <w:pPr>
        <w:pStyle w:val="CommentText"/>
      </w:pPr>
      <w:r>
        <w:rPr>
          <w:rStyle w:val="CommentReference"/>
        </w:rPr>
        <w:annotationRef/>
      </w:r>
      <w:r>
        <w:rPr>
          <w:rFonts w:hint="cs"/>
          <w:rtl/>
        </w:rPr>
        <w:t>اینجا مرکز رشد دانشگاه علوم پزشکی را بنویسنید</w:t>
      </w:r>
    </w:p>
  </w:comment>
  <w:comment w:id="147" w:author="student" w:date="2024-07-29T13:18:00Z" w:initials="s">
    <w:p w14:paraId="4992B84C" w14:textId="77777777" w:rsidR="005B1030" w:rsidRDefault="005B1030">
      <w:pPr>
        <w:pStyle w:val="CommentText"/>
        <w:rPr>
          <w:rtl/>
        </w:rPr>
      </w:pPr>
      <w:r>
        <w:rPr>
          <w:rStyle w:val="CommentReference"/>
        </w:rPr>
        <w:annotationRef/>
      </w:r>
      <w:r>
        <w:rPr>
          <w:rFonts w:hint="cs"/>
          <w:rtl/>
        </w:rPr>
        <w:t>تکمیل شود</w:t>
      </w:r>
    </w:p>
    <w:p w14:paraId="48E66CED" w14:textId="521FCB56" w:rsidR="005B1030" w:rsidRDefault="005B1030" w:rsidP="00392BAA">
      <w:pPr>
        <w:pStyle w:val="CommentText"/>
        <w:rPr>
          <w:rtl/>
        </w:rPr>
      </w:pPr>
    </w:p>
    <w:p w14:paraId="11E58663" w14:textId="1CB52017" w:rsidR="005B1030" w:rsidRDefault="005B1030">
      <w:pPr>
        <w:pStyle w:val="CommentText"/>
      </w:pPr>
    </w:p>
  </w:comment>
  <w:comment w:id="153" w:author="مسعود رضائی" w:date="2024-07-31T12:29:00Z" w:initials="مسعود">
    <w:p w14:paraId="68761DBF" w14:textId="19979065" w:rsidR="00311F57" w:rsidRDefault="00311F57">
      <w:pPr>
        <w:pStyle w:val="CommentText"/>
      </w:pPr>
      <w:r>
        <w:rPr>
          <w:rStyle w:val="CommentReference"/>
        </w:rPr>
        <w:annotationRef/>
      </w:r>
      <w:r>
        <w:rPr>
          <w:rFonts w:hint="cs"/>
          <w:rtl/>
        </w:rPr>
        <w:t>اینجا عکس یا شکلی از محصول بگذارید</w:t>
      </w:r>
    </w:p>
  </w:comment>
  <w:comment w:id="154" w:author="student" w:date="2024-07-29T13:22:00Z" w:initials="s">
    <w:p w14:paraId="1DDD7767" w14:textId="378C109D" w:rsidR="005B1030" w:rsidRDefault="005B1030">
      <w:pPr>
        <w:pStyle w:val="CommentText"/>
      </w:pPr>
      <w:r>
        <w:rPr>
          <w:rStyle w:val="CommentReference"/>
        </w:rPr>
        <w:annotationRef/>
      </w:r>
      <w:r>
        <w:rPr>
          <w:rFonts w:hint="cs"/>
          <w:rtl/>
        </w:rPr>
        <w:t>حتما تکمیل شود</w:t>
      </w:r>
    </w:p>
  </w:comment>
  <w:comment w:id="155" w:author="مسعود رضائی" w:date="2024-07-31T12:30:00Z" w:initials="مسعود">
    <w:p w14:paraId="668B2710" w14:textId="06B3DD3C" w:rsidR="00311F57" w:rsidRDefault="00311F57">
      <w:pPr>
        <w:pStyle w:val="CommentText"/>
        <w:rPr>
          <w:rFonts w:hint="cs"/>
          <w:rtl/>
        </w:rPr>
      </w:pPr>
      <w:r>
        <w:rPr>
          <w:rStyle w:val="CommentReference"/>
        </w:rPr>
        <w:annotationRef/>
      </w:r>
      <w:r>
        <w:rPr>
          <w:rFonts w:hint="cs"/>
          <w:rtl/>
        </w:rPr>
        <w:t>اینجا محدویت ها را باید اشاره کنید</w:t>
      </w:r>
    </w:p>
    <w:p w14:paraId="2DBB54E0" w14:textId="64201560" w:rsidR="00311F57" w:rsidRPr="00311F57" w:rsidRDefault="00311F57">
      <w:pPr>
        <w:pStyle w:val="CommentText"/>
        <w:rPr>
          <w:rFonts w:hint="cs"/>
          <w:rtl/>
          <w:lang w:val="en-US"/>
        </w:rPr>
      </w:pPr>
      <w:r>
        <w:rPr>
          <w:rFonts w:hint="cs"/>
          <w:rtl/>
        </w:rPr>
        <w:t xml:space="preserve">مثلا احتمال عدم طراحی نسخه </w:t>
      </w:r>
      <w:r>
        <w:rPr>
          <w:lang w:val="en-US"/>
        </w:rPr>
        <w:t xml:space="preserve">IOS </w:t>
      </w:r>
      <w:r>
        <w:rPr>
          <w:rFonts w:hint="cs"/>
          <w:rtl/>
          <w:lang w:val="en-US"/>
        </w:rPr>
        <w:t xml:space="preserve"> وغیره</w:t>
      </w:r>
    </w:p>
  </w:comment>
  <w:comment w:id="156" w:author="student" w:date="2024-07-29T13:22:00Z" w:initials="s">
    <w:p w14:paraId="3DE0EFB2" w14:textId="77777777" w:rsidR="005B1030" w:rsidRDefault="005B1030">
      <w:pPr>
        <w:pStyle w:val="CommentText"/>
        <w:rPr>
          <w:rtl/>
        </w:rPr>
      </w:pPr>
      <w:r>
        <w:rPr>
          <w:rStyle w:val="CommentReference"/>
        </w:rPr>
        <w:annotationRef/>
      </w:r>
      <w:r>
        <w:rPr>
          <w:rFonts w:hint="cs"/>
          <w:rtl/>
        </w:rPr>
        <w:t>تکمیل شود</w:t>
      </w:r>
    </w:p>
    <w:p w14:paraId="1366269D" w14:textId="4F9F0251" w:rsidR="00311F57" w:rsidRDefault="00311F57">
      <w:pPr>
        <w:pStyle w:val="CommentText"/>
      </w:pPr>
      <w:r>
        <w:rPr>
          <w:rFonts w:hint="cs"/>
          <w:rtl/>
        </w:rPr>
        <w:t>ثبت کد اخلاق و حفظ مالکیت معنوی و حقوقی مجریان و سازمان های حامی طرح و غیره</w:t>
      </w:r>
    </w:p>
  </w:comment>
  <w:comment w:id="157" w:author="مسعود رضائی" w:date="2024-07-31T12:32:00Z" w:initials="مسعود">
    <w:p w14:paraId="55C0D463" w14:textId="77777777" w:rsidR="00311F57" w:rsidRDefault="00311F57">
      <w:pPr>
        <w:pStyle w:val="CommentText"/>
        <w:rPr>
          <w:rFonts w:hint="cs"/>
          <w:rtl/>
        </w:rPr>
      </w:pPr>
      <w:r>
        <w:rPr>
          <w:rStyle w:val="CommentReference"/>
        </w:rPr>
        <w:annotationRef/>
      </w:r>
      <w:r>
        <w:rPr>
          <w:rFonts w:hint="cs"/>
          <w:rtl/>
        </w:rPr>
        <w:t xml:space="preserve">این موارد دقیق با کمک اقای عبدلی تکمیل شود </w:t>
      </w:r>
    </w:p>
    <w:p w14:paraId="2228B8EA" w14:textId="10D0B14A" w:rsidR="00311F57" w:rsidRDefault="00311F57">
      <w:pPr>
        <w:pStyle w:val="CommentText"/>
      </w:pPr>
      <w:r>
        <w:rPr>
          <w:rFonts w:hint="cs"/>
          <w:rtl/>
        </w:rPr>
        <w:t>که چرا 200میلیون هزینه لازم هست</w:t>
      </w:r>
    </w:p>
  </w:comment>
  <w:comment w:id="158" w:author="مسعود رضائی" w:date="2024-07-31T12:33:00Z" w:initials="مسعود">
    <w:p w14:paraId="312E0E5E" w14:textId="5361F810" w:rsidR="00311F57" w:rsidRDefault="00311F57">
      <w:pPr>
        <w:pStyle w:val="CommentText"/>
      </w:pPr>
      <w:r>
        <w:rPr>
          <w:rStyle w:val="CommentReference"/>
        </w:rPr>
        <w:annotationRef/>
      </w:r>
      <w:r>
        <w:rPr>
          <w:rFonts w:hint="cs"/>
          <w:rtl/>
        </w:rPr>
        <w:t>اگر مطرح است جزئیات را بیان کنید</w:t>
      </w:r>
    </w:p>
  </w:comment>
  <w:comment w:id="159" w:author="مسعود رضائی" w:date="2024-07-31T12:33:00Z" w:initials="مسعود">
    <w:p w14:paraId="1508497D" w14:textId="77777777" w:rsidR="00311F57" w:rsidRDefault="00311F57">
      <w:pPr>
        <w:pStyle w:val="CommentText"/>
        <w:rPr>
          <w:rFonts w:hint="cs"/>
          <w:rtl/>
        </w:rPr>
      </w:pPr>
      <w:r>
        <w:rPr>
          <w:rStyle w:val="CommentReference"/>
        </w:rPr>
        <w:annotationRef/>
      </w:r>
      <w:r>
        <w:rPr>
          <w:rFonts w:hint="cs"/>
          <w:rtl/>
        </w:rPr>
        <w:t xml:space="preserve">جمع هزینه ها باز بینی شود </w:t>
      </w:r>
    </w:p>
    <w:p w14:paraId="70767087" w14:textId="64888EA1" w:rsidR="00311F57" w:rsidRDefault="00311F57">
      <w:pPr>
        <w:pStyle w:val="CommentText"/>
      </w:pPr>
      <w:r>
        <w:rPr>
          <w:rFonts w:hint="cs"/>
          <w:rtl/>
        </w:rPr>
        <w:t>دقیق چقدر هزینه لازم هست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F5E2E0" w15:done="0"/>
  <w15:commentEx w15:paraId="5F0D9588" w15:done="0"/>
  <w15:commentEx w15:paraId="3EA95A1C" w15:done="0"/>
  <w15:commentEx w15:paraId="26AAB1C5" w15:done="0"/>
  <w15:commentEx w15:paraId="377A7B7D" w15:done="0"/>
  <w15:commentEx w15:paraId="64AF84D4" w15:done="0"/>
  <w15:commentEx w15:paraId="37BF3CD1" w15:done="0"/>
  <w15:commentEx w15:paraId="157A47CB" w15:done="0"/>
  <w15:commentEx w15:paraId="366282D1" w15:done="0"/>
  <w15:commentEx w15:paraId="1C079FA9" w15:done="0"/>
  <w15:commentEx w15:paraId="7B483229" w15:done="0"/>
  <w15:commentEx w15:paraId="28F72F0F" w15:done="0"/>
  <w15:commentEx w15:paraId="68884887" w15:done="0"/>
  <w15:commentEx w15:paraId="3359C5E2" w15:done="0"/>
  <w15:commentEx w15:paraId="779A3599" w15:done="0"/>
  <w15:commentEx w15:paraId="30967892" w15:done="0"/>
  <w15:commentEx w15:paraId="4A75A0D2" w15:done="0"/>
  <w15:commentEx w15:paraId="11E58663" w15:done="0"/>
  <w15:commentEx w15:paraId="68761DBF" w15:done="0"/>
  <w15:commentEx w15:paraId="1DDD7767" w15:done="0"/>
  <w15:commentEx w15:paraId="2DBB54E0" w15:paraIdParent="1DDD7767" w15:done="0"/>
  <w15:commentEx w15:paraId="1366269D" w15:done="0"/>
  <w15:commentEx w15:paraId="2228B8EA" w15:done="0"/>
  <w15:commentEx w15:paraId="312E0E5E" w15:done="0"/>
  <w15:commentEx w15:paraId="7076708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FBB938" w14:textId="77777777" w:rsidR="004E5E8B" w:rsidRDefault="004E5E8B">
      <w:pPr>
        <w:spacing w:after="0" w:line="240" w:lineRule="auto"/>
      </w:pPr>
      <w:r>
        <w:separator/>
      </w:r>
    </w:p>
  </w:endnote>
  <w:endnote w:type="continuationSeparator" w:id="0">
    <w:p w14:paraId="0CB4C0B8" w14:textId="77777777" w:rsidR="004E5E8B" w:rsidRDefault="004E5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95E1F1B8-10D6-48B4-B386-5218BFEFA446}"/>
  </w:font>
  <w:font w:name="B Titr">
    <w:altName w:val="Courier New"/>
    <w:charset w:val="B2"/>
    <w:family w:val="auto"/>
    <w:pitch w:val="variable"/>
    <w:sig w:usb0="00002000"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B Zar">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2" w:subsetted="1" w:fontKey="{0818A3E0-3F63-48DD-9143-8C261E2E345B}"/>
  </w:font>
  <w:font w:name="Calibri Light">
    <w:panose1 w:val="020F0302020204030204"/>
    <w:charset w:val="00"/>
    <w:family w:val="swiss"/>
    <w:pitch w:val="variable"/>
    <w:sig w:usb0="E4002EFF" w:usb1="C000247B" w:usb2="00000009" w:usb3="00000000" w:csb0="000001FF" w:csb1="00000000"/>
  </w:font>
  <w:font w:name="B Koodak">
    <w:altName w:val="Courier New"/>
    <w:charset w:val="B2"/>
    <w:family w:val="auto"/>
    <w:pitch w:val="variable"/>
    <w:sig w:usb0="00002000" w:usb1="80000000" w:usb2="00000008" w:usb3="00000000" w:csb0="00000040" w:csb1="00000000"/>
  </w:font>
  <w:font w:name="Yagut">
    <w:altName w:val="Courier New"/>
    <w:charset w:val="B2"/>
    <w:family w:val="auto"/>
    <w:pitch w:val="variable"/>
    <w:sig w:usb0="00002001" w:usb1="80000000" w:usb2="00000008" w:usb3="00000000" w:csb0="00000040" w:csb1="00000000"/>
  </w:font>
  <w:font w:name="Roya">
    <w:charset w:val="B2"/>
    <w:family w:val="auto"/>
    <w:pitch w:val="variable"/>
    <w:sig w:usb0="00002001" w:usb1="80000000" w:usb2="00000008" w:usb3="00000000" w:csb0="00000040" w:csb1="00000000"/>
  </w:font>
  <w:font w:name="B Roya">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Lotus">
    <w:charset w:val="B2"/>
    <w:family w:val="auto"/>
    <w:pitch w:val="variable"/>
    <w:sig w:usb0="00002001" w:usb1="80000000" w:usb2="00000008" w:usb3="00000000" w:csb0="00000040" w:csb1="00000000"/>
  </w:font>
  <w:font w:name="B Nazanin">
    <w:altName w:val="Courier New"/>
    <w:charset w:val="B2"/>
    <w:family w:val="auto"/>
    <w:pitch w:val="variable"/>
    <w:sig w:usb0="00002000" w:usb1="80000000" w:usb2="00000008" w:usb3="00000000" w:csb0="00000040" w:csb1="00000000"/>
    <w:embedRegular r:id="rId3" w:fontKey="{4B3107E8-5239-4C46-AD40-5223A03C18EF}"/>
  </w:font>
  <w:font w:name="Segoe UI">
    <w:panose1 w:val="020B0502040204020203"/>
    <w:charset w:val="00"/>
    <w:family w:val="swiss"/>
    <w:pitch w:val="variable"/>
    <w:sig w:usb0="E4002EFF" w:usb1="C000E47F" w:usb2="00000009" w:usb3="00000000" w:csb0="000001FF" w:csb1="00000000"/>
    <w:embedRegular r:id="rId4" w:fontKey="{8B44B649-50C0-4ACB-8196-94943080F1D2}"/>
    <w:embedItalic r:id="rId5" w:fontKey="{2CB0BE8B-51E0-4863-B5A8-9B91D860C21F}"/>
  </w:font>
  <w:font w:name="B Davat">
    <w:charset w:val="B2"/>
    <w:family w:val="auto"/>
    <w:pitch w:val="variable"/>
    <w:sig w:usb0="00002001" w:usb1="80000000" w:usb2="00000008" w:usb3="00000000" w:csb0="00000040" w:csb1="00000000"/>
    <w:embedRegular r:id="rId6" w:subsetted="1" w:fontKey="{119A6B2E-78D7-4D1D-88B7-50703A31945B}"/>
  </w:font>
  <w:font w:name="2  Zar">
    <w:altName w:val="Arial"/>
    <w:charset w:val="B2"/>
    <w:family w:val="auto"/>
    <w:pitch w:val="variable"/>
    <w:sig w:usb0="00002001" w:usb1="80000000" w:usb2="00000008" w:usb3="00000000" w:csb0="00000040" w:csb1="00000000"/>
    <w:embedRegular r:id="rId7" w:subsetted="1" w:fontKey="{AF423A43-EAFF-488A-95F0-51E98F2B13A3}"/>
  </w:font>
  <w:font w:name="B Homa">
    <w:altName w:val="Courier New"/>
    <w:charset w:val="B2"/>
    <w:family w:val="auto"/>
    <w:pitch w:val="variable"/>
    <w:sig w:usb0="00002000" w:usb1="80000000" w:usb2="00000008" w:usb3="00000000" w:csb0="00000040" w:csb1="00000000"/>
    <w:embedRegular r:id="rId8" w:fontKey="{D1CCF4F5-0BAA-4CD8-8404-DE409BFFCAE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138747" w14:textId="77777777" w:rsidR="005B1030" w:rsidRPr="00DF1DE0" w:rsidRDefault="005B1030" w:rsidP="004938AC">
    <w:pPr>
      <w:pStyle w:val="Footer"/>
      <w:rPr>
        <w:rFonts w:cs="B Davat"/>
        <w:szCs w:val="24"/>
      </w:rPr>
    </w:pPr>
    <w:r w:rsidRPr="00F46C17">
      <w:rPr>
        <w:rFonts w:cs="B Koodak" w:hint="cs"/>
        <w:sz w:val="20"/>
        <w:szCs w:val="20"/>
        <w:rtl/>
      </w:rPr>
      <w:tab/>
    </w:r>
    <w:r w:rsidRPr="00F46C17">
      <w:rPr>
        <w:rFonts w:cs="B Koodak" w:hint="cs"/>
        <w:sz w:val="20"/>
        <w:szCs w:val="20"/>
        <w:rtl/>
      </w:rPr>
      <w:tab/>
    </w:r>
    <w:r w:rsidRPr="00F46C17">
      <w:rPr>
        <w:rFonts w:cs="B Koodak" w:hint="cs"/>
        <w:sz w:val="20"/>
        <w:szCs w:val="20"/>
        <w:rtl/>
      </w:rPr>
      <w:tab/>
    </w:r>
    <w:r w:rsidRPr="00DF1DE0">
      <w:rPr>
        <w:rFonts w:cs="2  Zar" w:hint="cs"/>
        <w:sz w:val="20"/>
        <w:szCs w:val="20"/>
        <w:rtl/>
      </w:rPr>
      <w:t>صفحة</w:t>
    </w:r>
    <w:r w:rsidRPr="00DF1DE0">
      <w:rPr>
        <w:rFonts w:cs="B Davat" w:hint="cs"/>
        <w:szCs w:val="24"/>
        <w:rtl/>
      </w:rPr>
      <w:t xml:space="preserve"> </w:t>
    </w:r>
    <w:r w:rsidRPr="00F46C17">
      <w:rPr>
        <w:rFonts w:cs="B Homa"/>
        <w:noProof/>
        <w:sz w:val="20"/>
        <w:szCs w:val="20"/>
      </w:rPr>
      <w:fldChar w:fldCharType="begin"/>
    </w:r>
    <w:r w:rsidRPr="00F46C17">
      <w:rPr>
        <w:rFonts w:cs="B Homa"/>
        <w:noProof/>
        <w:sz w:val="20"/>
        <w:szCs w:val="20"/>
      </w:rPr>
      <w:instrText xml:space="preserve"> PAGE </w:instrText>
    </w:r>
    <w:r w:rsidRPr="00F46C17">
      <w:rPr>
        <w:rFonts w:cs="B Homa"/>
        <w:noProof/>
        <w:sz w:val="20"/>
        <w:szCs w:val="20"/>
      </w:rPr>
      <w:fldChar w:fldCharType="separate"/>
    </w:r>
    <w:r w:rsidR="00311F57">
      <w:rPr>
        <w:rFonts w:cs="B Homa"/>
        <w:noProof/>
        <w:sz w:val="20"/>
        <w:szCs w:val="20"/>
        <w:rtl/>
      </w:rPr>
      <w:t>23</w:t>
    </w:r>
    <w:r w:rsidRPr="00F46C17">
      <w:rPr>
        <w:rFonts w:cs="B Homa"/>
        <w:noProof/>
        <w:sz w:val="20"/>
        <w:szCs w:val="20"/>
      </w:rPr>
      <w:fldChar w:fldCharType="end"/>
    </w:r>
    <w:r w:rsidRPr="00DF1DE0">
      <w:rPr>
        <w:rFonts w:cs="B Davat" w:hint="cs"/>
        <w:szCs w:val="24"/>
        <w:rtl/>
      </w:rPr>
      <w:t xml:space="preserve"> </w:t>
    </w:r>
    <w:r w:rsidRPr="00DF1DE0">
      <w:rPr>
        <w:rFonts w:cs="2  Zar" w:hint="cs"/>
        <w:sz w:val="20"/>
        <w:szCs w:val="20"/>
        <w:rtl/>
      </w:rPr>
      <w:t>از</w:t>
    </w:r>
    <w:r w:rsidRPr="00DF1DE0">
      <w:rPr>
        <w:rFonts w:cs="B Davat" w:hint="cs"/>
        <w:sz w:val="20"/>
        <w:szCs w:val="20"/>
        <w:rtl/>
      </w:rPr>
      <w:t xml:space="preserve"> </w:t>
    </w:r>
    <w:r w:rsidRPr="00DF1DE0">
      <w:rPr>
        <w:rFonts w:cs="B Homa"/>
        <w:sz w:val="20"/>
        <w:szCs w:val="20"/>
      </w:rPr>
      <w:fldChar w:fldCharType="begin"/>
    </w:r>
    <w:r w:rsidRPr="00DF1DE0">
      <w:rPr>
        <w:rFonts w:cs="B Homa"/>
        <w:sz w:val="20"/>
        <w:szCs w:val="20"/>
      </w:rPr>
      <w:instrText xml:space="preserve"> NUMPAGES  </w:instrText>
    </w:r>
    <w:r w:rsidRPr="00DF1DE0">
      <w:rPr>
        <w:rFonts w:cs="B Homa"/>
        <w:sz w:val="20"/>
        <w:szCs w:val="20"/>
      </w:rPr>
      <w:fldChar w:fldCharType="separate"/>
    </w:r>
    <w:r w:rsidR="00311F57">
      <w:rPr>
        <w:rFonts w:cs="B Homa"/>
        <w:noProof/>
        <w:sz w:val="20"/>
        <w:szCs w:val="20"/>
        <w:rtl/>
      </w:rPr>
      <w:t>23</w:t>
    </w:r>
    <w:r w:rsidRPr="00DF1DE0">
      <w:rPr>
        <w:rFonts w:cs="B Homa"/>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AB7C5" w14:textId="77777777" w:rsidR="004E5E8B" w:rsidRDefault="004E5E8B">
      <w:pPr>
        <w:spacing w:after="0" w:line="240" w:lineRule="auto"/>
      </w:pPr>
      <w:r>
        <w:separator/>
      </w:r>
    </w:p>
  </w:footnote>
  <w:footnote w:type="continuationSeparator" w:id="0">
    <w:p w14:paraId="0A7FF4BA" w14:textId="77777777" w:rsidR="004E5E8B" w:rsidRDefault="004E5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D0CC9"/>
    <w:multiLevelType w:val="hybridMultilevel"/>
    <w:tmpl w:val="F8F6A706"/>
    <w:lvl w:ilvl="0" w:tplc="A0B6F79C">
      <w:start w:val="1"/>
      <w:numFmt w:val="decimal"/>
      <w:lvlText w:val="%1-"/>
      <w:lvlJc w:val="left"/>
      <w:pPr>
        <w:ind w:left="720" w:hanging="360"/>
      </w:pPr>
      <w:rPr>
        <w:rFonts w:hint="default"/>
      </w:rPr>
    </w:lvl>
    <w:lvl w:ilvl="1" w:tplc="E724FDD0" w:tentative="1">
      <w:start w:val="1"/>
      <w:numFmt w:val="lowerLetter"/>
      <w:lvlText w:val="%2."/>
      <w:lvlJc w:val="left"/>
      <w:pPr>
        <w:ind w:left="1440" w:hanging="360"/>
      </w:pPr>
    </w:lvl>
    <w:lvl w:ilvl="2" w:tplc="AA0035A4" w:tentative="1">
      <w:start w:val="1"/>
      <w:numFmt w:val="lowerRoman"/>
      <w:lvlText w:val="%3."/>
      <w:lvlJc w:val="right"/>
      <w:pPr>
        <w:ind w:left="2160" w:hanging="180"/>
      </w:pPr>
    </w:lvl>
    <w:lvl w:ilvl="3" w:tplc="50542032" w:tentative="1">
      <w:start w:val="1"/>
      <w:numFmt w:val="decimal"/>
      <w:lvlText w:val="%4."/>
      <w:lvlJc w:val="left"/>
      <w:pPr>
        <w:ind w:left="2880" w:hanging="360"/>
      </w:pPr>
    </w:lvl>
    <w:lvl w:ilvl="4" w:tplc="9EA0FC4C" w:tentative="1">
      <w:start w:val="1"/>
      <w:numFmt w:val="lowerLetter"/>
      <w:lvlText w:val="%5."/>
      <w:lvlJc w:val="left"/>
      <w:pPr>
        <w:ind w:left="3600" w:hanging="360"/>
      </w:pPr>
    </w:lvl>
    <w:lvl w:ilvl="5" w:tplc="7F54603C" w:tentative="1">
      <w:start w:val="1"/>
      <w:numFmt w:val="lowerRoman"/>
      <w:lvlText w:val="%6."/>
      <w:lvlJc w:val="right"/>
      <w:pPr>
        <w:ind w:left="4320" w:hanging="180"/>
      </w:pPr>
    </w:lvl>
    <w:lvl w:ilvl="6" w:tplc="5240BCC2" w:tentative="1">
      <w:start w:val="1"/>
      <w:numFmt w:val="decimal"/>
      <w:lvlText w:val="%7."/>
      <w:lvlJc w:val="left"/>
      <w:pPr>
        <w:ind w:left="5040" w:hanging="360"/>
      </w:pPr>
    </w:lvl>
    <w:lvl w:ilvl="7" w:tplc="191E0894" w:tentative="1">
      <w:start w:val="1"/>
      <w:numFmt w:val="lowerLetter"/>
      <w:lvlText w:val="%8."/>
      <w:lvlJc w:val="left"/>
      <w:pPr>
        <w:ind w:left="5760" w:hanging="360"/>
      </w:pPr>
    </w:lvl>
    <w:lvl w:ilvl="8" w:tplc="778E24AA" w:tentative="1">
      <w:start w:val="1"/>
      <w:numFmt w:val="lowerRoman"/>
      <w:lvlText w:val="%9."/>
      <w:lvlJc w:val="right"/>
      <w:pPr>
        <w:ind w:left="6480" w:hanging="180"/>
      </w:pPr>
    </w:lvl>
  </w:abstractNum>
  <w:abstractNum w:abstractNumId="1" w15:restartNumberingAfterBreak="0">
    <w:nsid w:val="0B072C4C"/>
    <w:multiLevelType w:val="hybridMultilevel"/>
    <w:tmpl w:val="364EE052"/>
    <w:lvl w:ilvl="0" w:tplc="77E89E3A">
      <w:start w:val="1"/>
      <w:numFmt w:val="bullet"/>
      <w:lvlText w:val=""/>
      <w:lvlJc w:val="left"/>
      <w:pPr>
        <w:ind w:left="720" w:hanging="360"/>
      </w:pPr>
      <w:rPr>
        <w:rFonts w:ascii="Symbol" w:hAnsi="Symbol" w:cs="Symbol" w:hint="default"/>
      </w:rPr>
    </w:lvl>
    <w:lvl w:ilvl="1" w:tplc="AF7A87E2" w:tentative="1">
      <w:start w:val="1"/>
      <w:numFmt w:val="bullet"/>
      <w:lvlText w:val="o"/>
      <w:lvlJc w:val="left"/>
      <w:pPr>
        <w:ind w:left="1440" w:hanging="360"/>
      </w:pPr>
      <w:rPr>
        <w:rFonts w:ascii="Courier New" w:hAnsi="Courier New" w:cs="Courier New" w:hint="default"/>
      </w:rPr>
    </w:lvl>
    <w:lvl w:ilvl="2" w:tplc="889AE9A6" w:tentative="1">
      <w:start w:val="1"/>
      <w:numFmt w:val="bullet"/>
      <w:lvlText w:val=""/>
      <w:lvlJc w:val="left"/>
      <w:pPr>
        <w:ind w:left="2160" w:hanging="360"/>
      </w:pPr>
      <w:rPr>
        <w:rFonts w:ascii="Wingdings" w:hAnsi="Wingdings" w:hint="default"/>
      </w:rPr>
    </w:lvl>
    <w:lvl w:ilvl="3" w:tplc="21C28AC0" w:tentative="1">
      <w:start w:val="1"/>
      <w:numFmt w:val="bullet"/>
      <w:lvlText w:val=""/>
      <w:lvlJc w:val="left"/>
      <w:pPr>
        <w:ind w:left="2880" w:hanging="360"/>
      </w:pPr>
      <w:rPr>
        <w:rFonts w:ascii="Symbol" w:hAnsi="Symbol" w:hint="default"/>
      </w:rPr>
    </w:lvl>
    <w:lvl w:ilvl="4" w:tplc="6440732E" w:tentative="1">
      <w:start w:val="1"/>
      <w:numFmt w:val="bullet"/>
      <w:lvlText w:val="o"/>
      <w:lvlJc w:val="left"/>
      <w:pPr>
        <w:ind w:left="3600" w:hanging="360"/>
      </w:pPr>
      <w:rPr>
        <w:rFonts w:ascii="Courier New" w:hAnsi="Courier New" w:cs="Courier New" w:hint="default"/>
      </w:rPr>
    </w:lvl>
    <w:lvl w:ilvl="5" w:tplc="04964B62" w:tentative="1">
      <w:start w:val="1"/>
      <w:numFmt w:val="bullet"/>
      <w:lvlText w:val=""/>
      <w:lvlJc w:val="left"/>
      <w:pPr>
        <w:ind w:left="4320" w:hanging="360"/>
      </w:pPr>
      <w:rPr>
        <w:rFonts w:ascii="Wingdings" w:hAnsi="Wingdings" w:hint="default"/>
      </w:rPr>
    </w:lvl>
    <w:lvl w:ilvl="6" w:tplc="5B2C4268" w:tentative="1">
      <w:start w:val="1"/>
      <w:numFmt w:val="bullet"/>
      <w:lvlText w:val=""/>
      <w:lvlJc w:val="left"/>
      <w:pPr>
        <w:ind w:left="5040" w:hanging="360"/>
      </w:pPr>
      <w:rPr>
        <w:rFonts w:ascii="Symbol" w:hAnsi="Symbol" w:hint="default"/>
      </w:rPr>
    </w:lvl>
    <w:lvl w:ilvl="7" w:tplc="0BA0547C" w:tentative="1">
      <w:start w:val="1"/>
      <w:numFmt w:val="bullet"/>
      <w:lvlText w:val="o"/>
      <w:lvlJc w:val="left"/>
      <w:pPr>
        <w:ind w:left="5760" w:hanging="360"/>
      </w:pPr>
      <w:rPr>
        <w:rFonts w:ascii="Courier New" w:hAnsi="Courier New" w:cs="Courier New" w:hint="default"/>
      </w:rPr>
    </w:lvl>
    <w:lvl w:ilvl="8" w:tplc="8DA2E0F4" w:tentative="1">
      <w:start w:val="1"/>
      <w:numFmt w:val="bullet"/>
      <w:lvlText w:val=""/>
      <w:lvlJc w:val="left"/>
      <w:pPr>
        <w:ind w:left="6480" w:hanging="360"/>
      </w:pPr>
      <w:rPr>
        <w:rFonts w:ascii="Wingdings" w:hAnsi="Wingdings" w:hint="default"/>
      </w:rPr>
    </w:lvl>
  </w:abstractNum>
  <w:abstractNum w:abstractNumId="2" w15:restartNumberingAfterBreak="0">
    <w:nsid w:val="11D14513"/>
    <w:multiLevelType w:val="hybridMultilevel"/>
    <w:tmpl w:val="3680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F6ECD"/>
    <w:multiLevelType w:val="hybridMultilevel"/>
    <w:tmpl w:val="63AC5864"/>
    <w:lvl w:ilvl="0" w:tplc="2BF81516">
      <w:start w:val="5"/>
      <w:numFmt w:val="decimal"/>
      <w:lvlText w:val="%1-"/>
      <w:lvlJc w:val="left"/>
      <w:pPr>
        <w:ind w:left="720" w:hanging="360"/>
      </w:pPr>
      <w:rPr>
        <w:rFonts w:hint="default"/>
      </w:rPr>
    </w:lvl>
    <w:lvl w:ilvl="1" w:tplc="4600BE14" w:tentative="1">
      <w:start w:val="1"/>
      <w:numFmt w:val="lowerLetter"/>
      <w:lvlText w:val="%2."/>
      <w:lvlJc w:val="left"/>
      <w:pPr>
        <w:ind w:left="1440" w:hanging="360"/>
      </w:pPr>
    </w:lvl>
    <w:lvl w:ilvl="2" w:tplc="BA6EA954" w:tentative="1">
      <w:start w:val="1"/>
      <w:numFmt w:val="lowerRoman"/>
      <w:lvlText w:val="%3."/>
      <w:lvlJc w:val="right"/>
      <w:pPr>
        <w:ind w:left="2160" w:hanging="180"/>
      </w:pPr>
    </w:lvl>
    <w:lvl w:ilvl="3" w:tplc="74822290" w:tentative="1">
      <w:start w:val="1"/>
      <w:numFmt w:val="decimal"/>
      <w:lvlText w:val="%4."/>
      <w:lvlJc w:val="left"/>
      <w:pPr>
        <w:ind w:left="2880" w:hanging="360"/>
      </w:pPr>
    </w:lvl>
    <w:lvl w:ilvl="4" w:tplc="60228148" w:tentative="1">
      <w:start w:val="1"/>
      <w:numFmt w:val="lowerLetter"/>
      <w:lvlText w:val="%5."/>
      <w:lvlJc w:val="left"/>
      <w:pPr>
        <w:ind w:left="3600" w:hanging="360"/>
      </w:pPr>
    </w:lvl>
    <w:lvl w:ilvl="5" w:tplc="1FB84E56" w:tentative="1">
      <w:start w:val="1"/>
      <w:numFmt w:val="lowerRoman"/>
      <w:lvlText w:val="%6."/>
      <w:lvlJc w:val="right"/>
      <w:pPr>
        <w:ind w:left="4320" w:hanging="180"/>
      </w:pPr>
    </w:lvl>
    <w:lvl w:ilvl="6" w:tplc="9208B23E" w:tentative="1">
      <w:start w:val="1"/>
      <w:numFmt w:val="decimal"/>
      <w:lvlText w:val="%7."/>
      <w:lvlJc w:val="left"/>
      <w:pPr>
        <w:ind w:left="5040" w:hanging="360"/>
      </w:pPr>
    </w:lvl>
    <w:lvl w:ilvl="7" w:tplc="6F5EF46C" w:tentative="1">
      <w:start w:val="1"/>
      <w:numFmt w:val="lowerLetter"/>
      <w:lvlText w:val="%8."/>
      <w:lvlJc w:val="left"/>
      <w:pPr>
        <w:ind w:left="5760" w:hanging="360"/>
      </w:pPr>
    </w:lvl>
    <w:lvl w:ilvl="8" w:tplc="7F66FAD6" w:tentative="1">
      <w:start w:val="1"/>
      <w:numFmt w:val="lowerRoman"/>
      <w:lvlText w:val="%9."/>
      <w:lvlJc w:val="right"/>
      <w:pPr>
        <w:ind w:left="6480" w:hanging="180"/>
      </w:pPr>
    </w:lvl>
  </w:abstractNum>
  <w:abstractNum w:abstractNumId="4" w15:restartNumberingAfterBreak="0">
    <w:nsid w:val="16101E2B"/>
    <w:multiLevelType w:val="hybridMultilevel"/>
    <w:tmpl w:val="0D6AF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53C9D"/>
    <w:multiLevelType w:val="hybridMultilevel"/>
    <w:tmpl w:val="CDE45F28"/>
    <w:lvl w:ilvl="0" w:tplc="7F240834">
      <w:start w:val="1"/>
      <w:numFmt w:val="decimal"/>
      <w:lvlText w:val="%1-"/>
      <w:lvlJc w:val="left"/>
      <w:pPr>
        <w:ind w:left="720" w:hanging="360"/>
      </w:pPr>
      <w:rPr>
        <w:rFonts w:hint="default"/>
      </w:rPr>
    </w:lvl>
    <w:lvl w:ilvl="1" w:tplc="04360A34" w:tentative="1">
      <w:start w:val="1"/>
      <w:numFmt w:val="lowerLetter"/>
      <w:lvlText w:val="%2."/>
      <w:lvlJc w:val="left"/>
      <w:pPr>
        <w:ind w:left="1440" w:hanging="360"/>
      </w:pPr>
    </w:lvl>
    <w:lvl w:ilvl="2" w:tplc="EEE69FFC" w:tentative="1">
      <w:start w:val="1"/>
      <w:numFmt w:val="lowerRoman"/>
      <w:lvlText w:val="%3."/>
      <w:lvlJc w:val="right"/>
      <w:pPr>
        <w:ind w:left="2160" w:hanging="180"/>
      </w:pPr>
    </w:lvl>
    <w:lvl w:ilvl="3" w:tplc="1D56C5F8" w:tentative="1">
      <w:start w:val="1"/>
      <w:numFmt w:val="decimal"/>
      <w:lvlText w:val="%4."/>
      <w:lvlJc w:val="left"/>
      <w:pPr>
        <w:ind w:left="2880" w:hanging="360"/>
      </w:pPr>
    </w:lvl>
    <w:lvl w:ilvl="4" w:tplc="48E86D42" w:tentative="1">
      <w:start w:val="1"/>
      <w:numFmt w:val="lowerLetter"/>
      <w:lvlText w:val="%5."/>
      <w:lvlJc w:val="left"/>
      <w:pPr>
        <w:ind w:left="3600" w:hanging="360"/>
      </w:pPr>
    </w:lvl>
    <w:lvl w:ilvl="5" w:tplc="0D8864C0" w:tentative="1">
      <w:start w:val="1"/>
      <w:numFmt w:val="lowerRoman"/>
      <w:lvlText w:val="%6."/>
      <w:lvlJc w:val="right"/>
      <w:pPr>
        <w:ind w:left="4320" w:hanging="180"/>
      </w:pPr>
    </w:lvl>
    <w:lvl w:ilvl="6" w:tplc="B628CFDE" w:tentative="1">
      <w:start w:val="1"/>
      <w:numFmt w:val="decimal"/>
      <w:lvlText w:val="%7."/>
      <w:lvlJc w:val="left"/>
      <w:pPr>
        <w:ind w:left="5040" w:hanging="360"/>
      </w:pPr>
    </w:lvl>
    <w:lvl w:ilvl="7" w:tplc="1826D0F4" w:tentative="1">
      <w:start w:val="1"/>
      <w:numFmt w:val="lowerLetter"/>
      <w:lvlText w:val="%8."/>
      <w:lvlJc w:val="left"/>
      <w:pPr>
        <w:ind w:left="5760" w:hanging="360"/>
      </w:pPr>
    </w:lvl>
    <w:lvl w:ilvl="8" w:tplc="C4627782" w:tentative="1">
      <w:start w:val="1"/>
      <w:numFmt w:val="lowerRoman"/>
      <w:lvlText w:val="%9."/>
      <w:lvlJc w:val="right"/>
      <w:pPr>
        <w:ind w:left="6480" w:hanging="180"/>
      </w:pPr>
    </w:lvl>
  </w:abstractNum>
  <w:abstractNum w:abstractNumId="6" w15:restartNumberingAfterBreak="0">
    <w:nsid w:val="17AB1DD4"/>
    <w:multiLevelType w:val="hybridMultilevel"/>
    <w:tmpl w:val="CB8677E4"/>
    <w:lvl w:ilvl="0" w:tplc="CA442D78">
      <w:start w:val="1"/>
      <w:numFmt w:val="decimal"/>
      <w:lvlText w:val="%1"/>
      <w:lvlJc w:val="left"/>
      <w:pPr>
        <w:ind w:left="1080" w:hanging="720"/>
      </w:pPr>
      <w:rPr>
        <w:rFonts w:hint="default"/>
      </w:rPr>
    </w:lvl>
    <w:lvl w:ilvl="1" w:tplc="ADF2C5B6" w:tentative="1">
      <w:start w:val="1"/>
      <w:numFmt w:val="lowerLetter"/>
      <w:lvlText w:val="%2."/>
      <w:lvlJc w:val="left"/>
      <w:pPr>
        <w:ind w:left="1440" w:hanging="360"/>
      </w:pPr>
    </w:lvl>
    <w:lvl w:ilvl="2" w:tplc="8754434C" w:tentative="1">
      <w:start w:val="1"/>
      <w:numFmt w:val="lowerRoman"/>
      <w:lvlText w:val="%3."/>
      <w:lvlJc w:val="right"/>
      <w:pPr>
        <w:ind w:left="2160" w:hanging="180"/>
      </w:pPr>
    </w:lvl>
    <w:lvl w:ilvl="3" w:tplc="3482ADD0" w:tentative="1">
      <w:start w:val="1"/>
      <w:numFmt w:val="decimal"/>
      <w:lvlText w:val="%4."/>
      <w:lvlJc w:val="left"/>
      <w:pPr>
        <w:ind w:left="2880" w:hanging="360"/>
      </w:pPr>
    </w:lvl>
    <w:lvl w:ilvl="4" w:tplc="B74C5AE4" w:tentative="1">
      <w:start w:val="1"/>
      <w:numFmt w:val="lowerLetter"/>
      <w:lvlText w:val="%5."/>
      <w:lvlJc w:val="left"/>
      <w:pPr>
        <w:ind w:left="3600" w:hanging="360"/>
      </w:pPr>
    </w:lvl>
    <w:lvl w:ilvl="5" w:tplc="4AFE6A68" w:tentative="1">
      <w:start w:val="1"/>
      <w:numFmt w:val="lowerRoman"/>
      <w:lvlText w:val="%6."/>
      <w:lvlJc w:val="right"/>
      <w:pPr>
        <w:ind w:left="4320" w:hanging="180"/>
      </w:pPr>
    </w:lvl>
    <w:lvl w:ilvl="6" w:tplc="7E98257C" w:tentative="1">
      <w:start w:val="1"/>
      <w:numFmt w:val="decimal"/>
      <w:lvlText w:val="%7."/>
      <w:lvlJc w:val="left"/>
      <w:pPr>
        <w:ind w:left="5040" w:hanging="360"/>
      </w:pPr>
    </w:lvl>
    <w:lvl w:ilvl="7" w:tplc="7B5849A0" w:tentative="1">
      <w:start w:val="1"/>
      <w:numFmt w:val="lowerLetter"/>
      <w:lvlText w:val="%8."/>
      <w:lvlJc w:val="left"/>
      <w:pPr>
        <w:ind w:left="5760" w:hanging="360"/>
      </w:pPr>
    </w:lvl>
    <w:lvl w:ilvl="8" w:tplc="E398CE66" w:tentative="1">
      <w:start w:val="1"/>
      <w:numFmt w:val="lowerRoman"/>
      <w:lvlText w:val="%9."/>
      <w:lvlJc w:val="right"/>
      <w:pPr>
        <w:ind w:left="6480" w:hanging="180"/>
      </w:pPr>
    </w:lvl>
  </w:abstractNum>
  <w:abstractNum w:abstractNumId="7" w15:restartNumberingAfterBreak="0">
    <w:nsid w:val="19545F38"/>
    <w:multiLevelType w:val="hybridMultilevel"/>
    <w:tmpl w:val="C65AEA84"/>
    <w:lvl w:ilvl="0" w:tplc="B5728EB0">
      <w:start w:val="1"/>
      <w:numFmt w:val="decimal"/>
      <w:pStyle w:val="a"/>
      <w:lvlText w:val="%1."/>
      <w:lvlJc w:val="left"/>
      <w:pPr>
        <w:tabs>
          <w:tab w:val="num" w:pos="567"/>
        </w:tabs>
        <w:ind w:left="514" w:hanging="227"/>
      </w:pPr>
      <w:rPr>
        <w:rFonts w:hint="default"/>
      </w:rPr>
    </w:lvl>
    <w:lvl w:ilvl="1" w:tplc="7542D8F6" w:tentative="1">
      <w:start w:val="1"/>
      <w:numFmt w:val="lowerLetter"/>
      <w:lvlText w:val="%2."/>
      <w:lvlJc w:val="left"/>
      <w:pPr>
        <w:tabs>
          <w:tab w:val="num" w:pos="1500"/>
        </w:tabs>
        <w:ind w:left="1500" w:hanging="360"/>
      </w:pPr>
    </w:lvl>
    <w:lvl w:ilvl="2" w:tplc="0D5248D6" w:tentative="1">
      <w:start w:val="1"/>
      <w:numFmt w:val="lowerRoman"/>
      <w:lvlText w:val="%3."/>
      <w:lvlJc w:val="right"/>
      <w:pPr>
        <w:tabs>
          <w:tab w:val="num" w:pos="2220"/>
        </w:tabs>
        <w:ind w:left="2220" w:hanging="180"/>
      </w:pPr>
    </w:lvl>
    <w:lvl w:ilvl="3" w:tplc="A852EE5E" w:tentative="1">
      <w:start w:val="1"/>
      <w:numFmt w:val="decimal"/>
      <w:lvlText w:val="%4."/>
      <w:lvlJc w:val="left"/>
      <w:pPr>
        <w:tabs>
          <w:tab w:val="num" w:pos="2940"/>
        </w:tabs>
        <w:ind w:left="2940" w:hanging="360"/>
      </w:pPr>
    </w:lvl>
    <w:lvl w:ilvl="4" w:tplc="32705F24" w:tentative="1">
      <w:start w:val="1"/>
      <w:numFmt w:val="lowerLetter"/>
      <w:lvlText w:val="%5."/>
      <w:lvlJc w:val="left"/>
      <w:pPr>
        <w:tabs>
          <w:tab w:val="num" w:pos="3660"/>
        </w:tabs>
        <w:ind w:left="3660" w:hanging="360"/>
      </w:pPr>
    </w:lvl>
    <w:lvl w:ilvl="5" w:tplc="7C007BDA" w:tentative="1">
      <w:start w:val="1"/>
      <w:numFmt w:val="lowerRoman"/>
      <w:lvlText w:val="%6."/>
      <w:lvlJc w:val="right"/>
      <w:pPr>
        <w:tabs>
          <w:tab w:val="num" w:pos="4380"/>
        </w:tabs>
        <w:ind w:left="4380" w:hanging="180"/>
      </w:pPr>
    </w:lvl>
    <w:lvl w:ilvl="6" w:tplc="0060AEC6" w:tentative="1">
      <w:start w:val="1"/>
      <w:numFmt w:val="decimal"/>
      <w:lvlText w:val="%7."/>
      <w:lvlJc w:val="left"/>
      <w:pPr>
        <w:tabs>
          <w:tab w:val="num" w:pos="5100"/>
        </w:tabs>
        <w:ind w:left="5100" w:hanging="360"/>
      </w:pPr>
    </w:lvl>
    <w:lvl w:ilvl="7" w:tplc="8106572E" w:tentative="1">
      <w:start w:val="1"/>
      <w:numFmt w:val="lowerLetter"/>
      <w:lvlText w:val="%8."/>
      <w:lvlJc w:val="left"/>
      <w:pPr>
        <w:tabs>
          <w:tab w:val="num" w:pos="5820"/>
        </w:tabs>
        <w:ind w:left="5820" w:hanging="360"/>
      </w:pPr>
    </w:lvl>
    <w:lvl w:ilvl="8" w:tplc="04E2A2C6" w:tentative="1">
      <w:start w:val="1"/>
      <w:numFmt w:val="lowerRoman"/>
      <w:lvlText w:val="%9."/>
      <w:lvlJc w:val="right"/>
      <w:pPr>
        <w:tabs>
          <w:tab w:val="num" w:pos="6540"/>
        </w:tabs>
        <w:ind w:left="6540" w:hanging="180"/>
      </w:pPr>
    </w:lvl>
  </w:abstractNum>
  <w:abstractNum w:abstractNumId="8" w15:restartNumberingAfterBreak="0">
    <w:nsid w:val="1E500D94"/>
    <w:multiLevelType w:val="hybridMultilevel"/>
    <w:tmpl w:val="D76AB840"/>
    <w:lvl w:ilvl="0" w:tplc="131C91A0">
      <w:start w:val="1"/>
      <w:numFmt w:val="decimal"/>
      <w:lvlText w:val="%1"/>
      <w:lvlJc w:val="left"/>
      <w:pPr>
        <w:ind w:left="1080" w:hanging="720"/>
      </w:pPr>
      <w:rPr>
        <w:rFonts w:eastAsia="Calibri" w:cs="B Titr" w:hint="default"/>
        <w:b w:val="0"/>
        <w:sz w:val="26"/>
      </w:rPr>
    </w:lvl>
    <w:lvl w:ilvl="1" w:tplc="1FAC5B94" w:tentative="1">
      <w:start w:val="1"/>
      <w:numFmt w:val="lowerLetter"/>
      <w:lvlText w:val="%2."/>
      <w:lvlJc w:val="left"/>
      <w:pPr>
        <w:ind w:left="1440" w:hanging="360"/>
      </w:pPr>
    </w:lvl>
    <w:lvl w:ilvl="2" w:tplc="A43052C6" w:tentative="1">
      <w:start w:val="1"/>
      <w:numFmt w:val="lowerRoman"/>
      <w:lvlText w:val="%3."/>
      <w:lvlJc w:val="right"/>
      <w:pPr>
        <w:ind w:left="2160" w:hanging="180"/>
      </w:pPr>
    </w:lvl>
    <w:lvl w:ilvl="3" w:tplc="CDF0F3DE" w:tentative="1">
      <w:start w:val="1"/>
      <w:numFmt w:val="decimal"/>
      <w:lvlText w:val="%4."/>
      <w:lvlJc w:val="left"/>
      <w:pPr>
        <w:ind w:left="2880" w:hanging="360"/>
      </w:pPr>
    </w:lvl>
    <w:lvl w:ilvl="4" w:tplc="4BAEC1F6" w:tentative="1">
      <w:start w:val="1"/>
      <w:numFmt w:val="lowerLetter"/>
      <w:lvlText w:val="%5."/>
      <w:lvlJc w:val="left"/>
      <w:pPr>
        <w:ind w:left="3600" w:hanging="360"/>
      </w:pPr>
    </w:lvl>
    <w:lvl w:ilvl="5" w:tplc="997CB6E8" w:tentative="1">
      <w:start w:val="1"/>
      <w:numFmt w:val="lowerRoman"/>
      <w:lvlText w:val="%6."/>
      <w:lvlJc w:val="right"/>
      <w:pPr>
        <w:ind w:left="4320" w:hanging="180"/>
      </w:pPr>
    </w:lvl>
    <w:lvl w:ilvl="6" w:tplc="882A1CC8" w:tentative="1">
      <w:start w:val="1"/>
      <w:numFmt w:val="decimal"/>
      <w:lvlText w:val="%7."/>
      <w:lvlJc w:val="left"/>
      <w:pPr>
        <w:ind w:left="5040" w:hanging="360"/>
      </w:pPr>
    </w:lvl>
    <w:lvl w:ilvl="7" w:tplc="7102E510" w:tentative="1">
      <w:start w:val="1"/>
      <w:numFmt w:val="lowerLetter"/>
      <w:lvlText w:val="%8."/>
      <w:lvlJc w:val="left"/>
      <w:pPr>
        <w:ind w:left="5760" w:hanging="360"/>
      </w:pPr>
    </w:lvl>
    <w:lvl w:ilvl="8" w:tplc="27E24F20" w:tentative="1">
      <w:start w:val="1"/>
      <w:numFmt w:val="lowerRoman"/>
      <w:lvlText w:val="%9."/>
      <w:lvlJc w:val="right"/>
      <w:pPr>
        <w:ind w:left="6480" w:hanging="180"/>
      </w:pPr>
    </w:lvl>
  </w:abstractNum>
  <w:abstractNum w:abstractNumId="9" w15:restartNumberingAfterBreak="0">
    <w:nsid w:val="236A4C32"/>
    <w:multiLevelType w:val="hybridMultilevel"/>
    <w:tmpl w:val="B48CF9D0"/>
    <w:lvl w:ilvl="0" w:tplc="436CF274">
      <w:start w:val="1"/>
      <w:numFmt w:val="decimal"/>
      <w:lvlText w:val="%1"/>
      <w:lvlJc w:val="left"/>
      <w:pPr>
        <w:ind w:left="1080" w:hanging="720"/>
      </w:pPr>
      <w:rPr>
        <w:rFonts w:cs="B Titr" w:hint="default"/>
      </w:rPr>
    </w:lvl>
    <w:lvl w:ilvl="1" w:tplc="CDA0E852" w:tentative="1">
      <w:start w:val="1"/>
      <w:numFmt w:val="lowerLetter"/>
      <w:lvlText w:val="%2."/>
      <w:lvlJc w:val="left"/>
      <w:pPr>
        <w:ind w:left="1440" w:hanging="360"/>
      </w:pPr>
    </w:lvl>
    <w:lvl w:ilvl="2" w:tplc="19981CCE" w:tentative="1">
      <w:start w:val="1"/>
      <w:numFmt w:val="lowerRoman"/>
      <w:lvlText w:val="%3."/>
      <w:lvlJc w:val="right"/>
      <w:pPr>
        <w:ind w:left="2160" w:hanging="180"/>
      </w:pPr>
    </w:lvl>
    <w:lvl w:ilvl="3" w:tplc="90FCBEBE" w:tentative="1">
      <w:start w:val="1"/>
      <w:numFmt w:val="decimal"/>
      <w:lvlText w:val="%4."/>
      <w:lvlJc w:val="left"/>
      <w:pPr>
        <w:ind w:left="2880" w:hanging="360"/>
      </w:pPr>
    </w:lvl>
    <w:lvl w:ilvl="4" w:tplc="061EFBC8" w:tentative="1">
      <w:start w:val="1"/>
      <w:numFmt w:val="lowerLetter"/>
      <w:lvlText w:val="%5."/>
      <w:lvlJc w:val="left"/>
      <w:pPr>
        <w:ind w:left="3600" w:hanging="360"/>
      </w:pPr>
    </w:lvl>
    <w:lvl w:ilvl="5" w:tplc="AD4CE334" w:tentative="1">
      <w:start w:val="1"/>
      <w:numFmt w:val="lowerRoman"/>
      <w:lvlText w:val="%6."/>
      <w:lvlJc w:val="right"/>
      <w:pPr>
        <w:ind w:left="4320" w:hanging="180"/>
      </w:pPr>
    </w:lvl>
    <w:lvl w:ilvl="6" w:tplc="C0088022" w:tentative="1">
      <w:start w:val="1"/>
      <w:numFmt w:val="decimal"/>
      <w:lvlText w:val="%7."/>
      <w:lvlJc w:val="left"/>
      <w:pPr>
        <w:ind w:left="5040" w:hanging="360"/>
      </w:pPr>
    </w:lvl>
    <w:lvl w:ilvl="7" w:tplc="FE664A38" w:tentative="1">
      <w:start w:val="1"/>
      <w:numFmt w:val="lowerLetter"/>
      <w:lvlText w:val="%8."/>
      <w:lvlJc w:val="left"/>
      <w:pPr>
        <w:ind w:left="5760" w:hanging="360"/>
      </w:pPr>
    </w:lvl>
    <w:lvl w:ilvl="8" w:tplc="94529DF0" w:tentative="1">
      <w:start w:val="1"/>
      <w:numFmt w:val="lowerRoman"/>
      <w:lvlText w:val="%9."/>
      <w:lvlJc w:val="right"/>
      <w:pPr>
        <w:ind w:left="6480" w:hanging="180"/>
      </w:pPr>
    </w:lvl>
  </w:abstractNum>
  <w:abstractNum w:abstractNumId="10" w15:restartNumberingAfterBreak="0">
    <w:nsid w:val="236B7B58"/>
    <w:multiLevelType w:val="hybridMultilevel"/>
    <w:tmpl w:val="819E106C"/>
    <w:lvl w:ilvl="0" w:tplc="627A53B4">
      <w:numFmt w:val="bullet"/>
      <w:lvlText w:val="-"/>
      <w:lvlJc w:val="left"/>
      <w:pPr>
        <w:ind w:left="720" w:hanging="360"/>
      </w:pPr>
      <w:rPr>
        <w:rFonts w:ascii="Calibri" w:eastAsia="Calibri" w:hAnsi="Calibri" w:cs="B Mitra" w:hint="default"/>
      </w:rPr>
    </w:lvl>
    <w:lvl w:ilvl="1" w:tplc="79309488">
      <w:start w:val="1"/>
      <w:numFmt w:val="bullet"/>
      <w:lvlText w:val="o"/>
      <w:lvlJc w:val="left"/>
      <w:pPr>
        <w:ind w:left="1440" w:hanging="360"/>
      </w:pPr>
      <w:rPr>
        <w:rFonts w:ascii="Courier New" w:hAnsi="Courier New" w:cs="Courier New" w:hint="default"/>
      </w:rPr>
    </w:lvl>
    <w:lvl w:ilvl="2" w:tplc="883CE0CC">
      <w:start w:val="1"/>
      <w:numFmt w:val="bullet"/>
      <w:lvlText w:val=""/>
      <w:lvlJc w:val="left"/>
      <w:pPr>
        <w:ind w:left="2160" w:hanging="360"/>
      </w:pPr>
      <w:rPr>
        <w:rFonts w:ascii="Wingdings" w:hAnsi="Wingdings" w:hint="default"/>
      </w:rPr>
    </w:lvl>
    <w:lvl w:ilvl="3" w:tplc="B742E8DC" w:tentative="1">
      <w:start w:val="1"/>
      <w:numFmt w:val="bullet"/>
      <w:lvlText w:val=""/>
      <w:lvlJc w:val="left"/>
      <w:pPr>
        <w:ind w:left="2880" w:hanging="360"/>
      </w:pPr>
      <w:rPr>
        <w:rFonts w:ascii="Symbol" w:hAnsi="Symbol" w:hint="default"/>
      </w:rPr>
    </w:lvl>
    <w:lvl w:ilvl="4" w:tplc="F2FAF522" w:tentative="1">
      <w:start w:val="1"/>
      <w:numFmt w:val="bullet"/>
      <w:lvlText w:val="o"/>
      <w:lvlJc w:val="left"/>
      <w:pPr>
        <w:ind w:left="3600" w:hanging="360"/>
      </w:pPr>
      <w:rPr>
        <w:rFonts w:ascii="Courier New" w:hAnsi="Courier New" w:cs="Courier New" w:hint="default"/>
      </w:rPr>
    </w:lvl>
    <w:lvl w:ilvl="5" w:tplc="C65A2036" w:tentative="1">
      <w:start w:val="1"/>
      <w:numFmt w:val="bullet"/>
      <w:lvlText w:val=""/>
      <w:lvlJc w:val="left"/>
      <w:pPr>
        <w:ind w:left="4320" w:hanging="360"/>
      </w:pPr>
      <w:rPr>
        <w:rFonts w:ascii="Wingdings" w:hAnsi="Wingdings" w:hint="default"/>
      </w:rPr>
    </w:lvl>
    <w:lvl w:ilvl="6" w:tplc="2CF29738" w:tentative="1">
      <w:start w:val="1"/>
      <w:numFmt w:val="bullet"/>
      <w:lvlText w:val=""/>
      <w:lvlJc w:val="left"/>
      <w:pPr>
        <w:ind w:left="5040" w:hanging="360"/>
      </w:pPr>
      <w:rPr>
        <w:rFonts w:ascii="Symbol" w:hAnsi="Symbol" w:hint="default"/>
      </w:rPr>
    </w:lvl>
    <w:lvl w:ilvl="7" w:tplc="E9564690" w:tentative="1">
      <w:start w:val="1"/>
      <w:numFmt w:val="bullet"/>
      <w:lvlText w:val="o"/>
      <w:lvlJc w:val="left"/>
      <w:pPr>
        <w:ind w:left="5760" w:hanging="360"/>
      </w:pPr>
      <w:rPr>
        <w:rFonts w:ascii="Courier New" w:hAnsi="Courier New" w:cs="Courier New" w:hint="default"/>
      </w:rPr>
    </w:lvl>
    <w:lvl w:ilvl="8" w:tplc="85D01F6C" w:tentative="1">
      <w:start w:val="1"/>
      <w:numFmt w:val="bullet"/>
      <w:lvlText w:val=""/>
      <w:lvlJc w:val="left"/>
      <w:pPr>
        <w:ind w:left="6480" w:hanging="360"/>
      </w:pPr>
      <w:rPr>
        <w:rFonts w:ascii="Wingdings" w:hAnsi="Wingdings" w:hint="default"/>
      </w:rPr>
    </w:lvl>
  </w:abstractNum>
  <w:abstractNum w:abstractNumId="11" w15:restartNumberingAfterBreak="0">
    <w:nsid w:val="295C56BF"/>
    <w:multiLevelType w:val="hybridMultilevel"/>
    <w:tmpl w:val="1270CA18"/>
    <w:lvl w:ilvl="0" w:tplc="8236EEEA">
      <w:start w:val="1"/>
      <w:numFmt w:val="decimal"/>
      <w:lvlText w:val="%1."/>
      <w:lvlJc w:val="left"/>
      <w:pPr>
        <w:ind w:left="947" w:hanging="360"/>
      </w:pPr>
    </w:lvl>
    <w:lvl w:ilvl="1" w:tplc="18D0403C" w:tentative="1">
      <w:start w:val="1"/>
      <w:numFmt w:val="lowerLetter"/>
      <w:lvlText w:val="%2."/>
      <w:lvlJc w:val="left"/>
      <w:pPr>
        <w:ind w:left="1667" w:hanging="360"/>
      </w:pPr>
    </w:lvl>
    <w:lvl w:ilvl="2" w:tplc="AE628010" w:tentative="1">
      <w:start w:val="1"/>
      <w:numFmt w:val="lowerRoman"/>
      <w:lvlText w:val="%3."/>
      <w:lvlJc w:val="right"/>
      <w:pPr>
        <w:ind w:left="2387" w:hanging="180"/>
      </w:pPr>
    </w:lvl>
    <w:lvl w:ilvl="3" w:tplc="898E9036" w:tentative="1">
      <w:start w:val="1"/>
      <w:numFmt w:val="decimal"/>
      <w:lvlText w:val="%4."/>
      <w:lvlJc w:val="left"/>
      <w:pPr>
        <w:ind w:left="3107" w:hanging="360"/>
      </w:pPr>
    </w:lvl>
    <w:lvl w:ilvl="4" w:tplc="E0E2FE50" w:tentative="1">
      <w:start w:val="1"/>
      <w:numFmt w:val="lowerLetter"/>
      <w:lvlText w:val="%5."/>
      <w:lvlJc w:val="left"/>
      <w:pPr>
        <w:ind w:left="3827" w:hanging="360"/>
      </w:pPr>
    </w:lvl>
    <w:lvl w:ilvl="5" w:tplc="EC2CF400" w:tentative="1">
      <w:start w:val="1"/>
      <w:numFmt w:val="lowerRoman"/>
      <w:lvlText w:val="%6."/>
      <w:lvlJc w:val="right"/>
      <w:pPr>
        <w:ind w:left="4547" w:hanging="180"/>
      </w:pPr>
    </w:lvl>
    <w:lvl w:ilvl="6" w:tplc="684A42B6" w:tentative="1">
      <w:start w:val="1"/>
      <w:numFmt w:val="decimal"/>
      <w:lvlText w:val="%7."/>
      <w:lvlJc w:val="left"/>
      <w:pPr>
        <w:ind w:left="5267" w:hanging="360"/>
      </w:pPr>
    </w:lvl>
    <w:lvl w:ilvl="7" w:tplc="9A401008" w:tentative="1">
      <w:start w:val="1"/>
      <w:numFmt w:val="lowerLetter"/>
      <w:lvlText w:val="%8."/>
      <w:lvlJc w:val="left"/>
      <w:pPr>
        <w:ind w:left="5987" w:hanging="360"/>
      </w:pPr>
    </w:lvl>
    <w:lvl w:ilvl="8" w:tplc="6988DC8A" w:tentative="1">
      <w:start w:val="1"/>
      <w:numFmt w:val="lowerRoman"/>
      <w:lvlText w:val="%9."/>
      <w:lvlJc w:val="right"/>
      <w:pPr>
        <w:ind w:left="6707" w:hanging="180"/>
      </w:pPr>
    </w:lvl>
  </w:abstractNum>
  <w:abstractNum w:abstractNumId="12" w15:restartNumberingAfterBreak="0">
    <w:nsid w:val="2C4769E4"/>
    <w:multiLevelType w:val="hybridMultilevel"/>
    <w:tmpl w:val="739A6BE4"/>
    <w:lvl w:ilvl="0" w:tplc="13BA2DBC">
      <w:start w:val="1"/>
      <w:numFmt w:val="bullet"/>
      <w:lvlText w:val=""/>
      <w:lvlJc w:val="left"/>
      <w:pPr>
        <w:ind w:left="720" w:hanging="360"/>
      </w:pPr>
      <w:rPr>
        <w:rFonts w:ascii="Symbol" w:hAnsi="Symbol" w:hint="default"/>
      </w:rPr>
    </w:lvl>
    <w:lvl w:ilvl="1" w:tplc="081214B8" w:tentative="1">
      <w:start w:val="1"/>
      <w:numFmt w:val="bullet"/>
      <w:lvlText w:val="o"/>
      <w:lvlJc w:val="left"/>
      <w:pPr>
        <w:ind w:left="1440" w:hanging="360"/>
      </w:pPr>
      <w:rPr>
        <w:rFonts w:ascii="Courier New" w:hAnsi="Courier New" w:cs="Courier New" w:hint="default"/>
      </w:rPr>
    </w:lvl>
    <w:lvl w:ilvl="2" w:tplc="5C9ADC3A" w:tentative="1">
      <w:start w:val="1"/>
      <w:numFmt w:val="bullet"/>
      <w:lvlText w:val=""/>
      <w:lvlJc w:val="left"/>
      <w:pPr>
        <w:ind w:left="2160" w:hanging="360"/>
      </w:pPr>
      <w:rPr>
        <w:rFonts w:ascii="Wingdings" w:hAnsi="Wingdings" w:hint="default"/>
      </w:rPr>
    </w:lvl>
    <w:lvl w:ilvl="3" w:tplc="29EA505A" w:tentative="1">
      <w:start w:val="1"/>
      <w:numFmt w:val="bullet"/>
      <w:lvlText w:val=""/>
      <w:lvlJc w:val="left"/>
      <w:pPr>
        <w:ind w:left="2880" w:hanging="360"/>
      </w:pPr>
      <w:rPr>
        <w:rFonts w:ascii="Symbol" w:hAnsi="Symbol" w:hint="default"/>
      </w:rPr>
    </w:lvl>
    <w:lvl w:ilvl="4" w:tplc="E50CA2B2" w:tentative="1">
      <w:start w:val="1"/>
      <w:numFmt w:val="bullet"/>
      <w:lvlText w:val="o"/>
      <w:lvlJc w:val="left"/>
      <w:pPr>
        <w:ind w:left="3600" w:hanging="360"/>
      </w:pPr>
      <w:rPr>
        <w:rFonts w:ascii="Courier New" w:hAnsi="Courier New" w:cs="Courier New" w:hint="default"/>
      </w:rPr>
    </w:lvl>
    <w:lvl w:ilvl="5" w:tplc="2DB269E6" w:tentative="1">
      <w:start w:val="1"/>
      <w:numFmt w:val="bullet"/>
      <w:lvlText w:val=""/>
      <w:lvlJc w:val="left"/>
      <w:pPr>
        <w:ind w:left="4320" w:hanging="360"/>
      </w:pPr>
      <w:rPr>
        <w:rFonts w:ascii="Wingdings" w:hAnsi="Wingdings" w:hint="default"/>
      </w:rPr>
    </w:lvl>
    <w:lvl w:ilvl="6" w:tplc="24308726" w:tentative="1">
      <w:start w:val="1"/>
      <w:numFmt w:val="bullet"/>
      <w:lvlText w:val=""/>
      <w:lvlJc w:val="left"/>
      <w:pPr>
        <w:ind w:left="5040" w:hanging="360"/>
      </w:pPr>
      <w:rPr>
        <w:rFonts w:ascii="Symbol" w:hAnsi="Symbol" w:hint="default"/>
      </w:rPr>
    </w:lvl>
    <w:lvl w:ilvl="7" w:tplc="5B96EA16" w:tentative="1">
      <w:start w:val="1"/>
      <w:numFmt w:val="bullet"/>
      <w:lvlText w:val="o"/>
      <w:lvlJc w:val="left"/>
      <w:pPr>
        <w:ind w:left="5760" w:hanging="360"/>
      </w:pPr>
      <w:rPr>
        <w:rFonts w:ascii="Courier New" w:hAnsi="Courier New" w:cs="Courier New" w:hint="default"/>
      </w:rPr>
    </w:lvl>
    <w:lvl w:ilvl="8" w:tplc="E77C2E16" w:tentative="1">
      <w:start w:val="1"/>
      <w:numFmt w:val="bullet"/>
      <w:lvlText w:val=""/>
      <w:lvlJc w:val="left"/>
      <w:pPr>
        <w:ind w:left="6480" w:hanging="360"/>
      </w:pPr>
      <w:rPr>
        <w:rFonts w:ascii="Wingdings" w:hAnsi="Wingdings" w:hint="default"/>
      </w:rPr>
    </w:lvl>
  </w:abstractNum>
  <w:abstractNum w:abstractNumId="13" w15:restartNumberingAfterBreak="0">
    <w:nsid w:val="2C723BE5"/>
    <w:multiLevelType w:val="hybridMultilevel"/>
    <w:tmpl w:val="DBE4737A"/>
    <w:lvl w:ilvl="0" w:tplc="919A5F02">
      <w:start w:val="1"/>
      <w:numFmt w:val="decimal"/>
      <w:lvlText w:val="%1."/>
      <w:lvlJc w:val="left"/>
      <w:pPr>
        <w:ind w:left="947" w:hanging="360"/>
      </w:pPr>
    </w:lvl>
    <w:lvl w:ilvl="1" w:tplc="45204BD2" w:tentative="1">
      <w:start w:val="1"/>
      <w:numFmt w:val="lowerLetter"/>
      <w:lvlText w:val="%2."/>
      <w:lvlJc w:val="left"/>
      <w:pPr>
        <w:ind w:left="1667" w:hanging="360"/>
      </w:pPr>
    </w:lvl>
    <w:lvl w:ilvl="2" w:tplc="2BDE53F2" w:tentative="1">
      <w:start w:val="1"/>
      <w:numFmt w:val="lowerRoman"/>
      <w:lvlText w:val="%3."/>
      <w:lvlJc w:val="right"/>
      <w:pPr>
        <w:ind w:left="2387" w:hanging="180"/>
      </w:pPr>
    </w:lvl>
    <w:lvl w:ilvl="3" w:tplc="DC041942" w:tentative="1">
      <w:start w:val="1"/>
      <w:numFmt w:val="decimal"/>
      <w:lvlText w:val="%4."/>
      <w:lvlJc w:val="left"/>
      <w:pPr>
        <w:ind w:left="3107" w:hanging="360"/>
      </w:pPr>
    </w:lvl>
    <w:lvl w:ilvl="4" w:tplc="6B8C72F2" w:tentative="1">
      <w:start w:val="1"/>
      <w:numFmt w:val="lowerLetter"/>
      <w:lvlText w:val="%5."/>
      <w:lvlJc w:val="left"/>
      <w:pPr>
        <w:ind w:left="3827" w:hanging="360"/>
      </w:pPr>
    </w:lvl>
    <w:lvl w:ilvl="5" w:tplc="185E138E" w:tentative="1">
      <w:start w:val="1"/>
      <w:numFmt w:val="lowerRoman"/>
      <w:lvlText w:val="%6."/>
      <w:lvlJc w:val="right"/>
      <w:pPr>
        <w:ind w:left="4547" w:hanging="180"/>
      </w:pPr>
    </w:lvl>
    <w:lvl w:ilvl="6" w:tplc="948C4FF8" w:tentative="1">
      <w:start w:val="1"/>
      <w:numFmt w:val="decimal"/>
      <w:lvlText w:val="%7."/>
      <w:lvlJc w:val="left"/>
      <w:pPr>
        <w:ind w:left="5267" w:hanging="360"/>
      </w:pPr>
    </w:lvl>
    <w:lvl w:ilvl="7" w:tplc="68FAD01C" w:tentative="1">
      <w:start w:val="1"/>
      <w:numFmt w:val="lowerLetter"/>
      <w:lvlText w:val="%8."/>
      <w:lvlJc w:val="left"/>
      <w:pPr>
        <w:ind w:left="5987" w:hanging="360"/>
      </w:pPr>
    </w:lvl>
    <w:lvl w:ilvl="8" w:tplc="3C028072" w:tentative="1">
      <w:start w:val="1"/>
      <w:numFmt w:val="lowerRoman"/>
      <w:lvlText w:val="%9."/>
      <w:lvlJc w:val="right"/>
      <w:pPr>
        <w:ind w:left="6707" w:hanging="180"/>
      </w:pPr>
    </w:lvl>
  </w:abstractNum>
  <w:abstractNum w:abstractNumId="14" w15:restartNumberingAfterBreak="0">
    <w:nsid w:val="2D136417"/>
    <w:multiLevelType w:val="hybridMultilevel"/>
    <w:tmpl w:val="08D8C6C2"/>
    <w:lvl w:ilvl="0" w:tplc="F3C2FBE8">
      <w:start w:val="1"/>
      <w:numFmt w:val="bullet"/>
      <w:lvlText w:val=""/>
      <w:lvlJc w:val="left"/>
      <w:pPr>
        <w:ind w:left="720" w:hanging="360"/>
      </w:pPr>
      <w:rPr>
        <w:rFonts w:ascii="Symbol" w:hAnsi="Symbol" w:cs="Symbol" w:hint="default"/>
      </w:rPr>
    </w:lvl>
    <w:lvl w:ilvl="1" w:tplc="9E00E60C" w:tentative="1">
      <w:start w:val="1"/>
      <w:numFmt w:val="bullet"/>
      <w:lvlText w:val="o"/>
      <w:lvlJc w:val="left"/>
      <w:pPr>
        <w:ind w:left="1440" w:hanging="360"/>
      </w:pPr>
      <w:rPr>
        <w:rFonts w:ascii="Courier New" w:hAnsi="Courier New" w:cs="Courier New" w:hint="default"/>
      </w:rPr>
    </w:lvl>
    <w:lvl w:ilvl="2" w:tplc="04E2AA96" w:tentative="1">
      <w:start w:val="1"/>
      <w:numFmt w:val="bullet"/>
      <w:lvlText w:val=""/>
      <w:lvlJc w:val="left"/>
      <w:pPr>
        <w:ind w:left="2160" w:hanging="360"/>
      </w:pPr>
      <w:rPr>
        <w:rFonts w:ascii="Wingdings" w:hAnsi="Wingdings" w:hint="default"/>
      </w:rPr>
    </w:lvl>
    <w:lvl w:ilvl="3" w:tplc="A6F8EDCE" w:tentative="1">
      <w:start w:val="1"/>
      <w:numFmt w:val="bullet"/>
      <w:lvlText w:val=""/>
      <w:lvlJc w:val="left"/>
      <w:pPr>
        <w:ind w:left="2880" w:hanging="360"/>
      </w:pPr>
      <w:rPr>
        <w:rFonts w:ascii="Symbol" w:hAnsi="Symbol" w:hint="default"/>
      </w:rPr>
    </w:lvl>
    <w:lvl w:ilvl="4" w:tplc="9384BD30" w:tentative="1">
      <w:start w:val="1"/>
      <w:numFmt w:val="bullet"/>
      <w:lvlText w:val="o"/>
      <w:lvlJc w:val="left"/>
      <w:pPr>
        <w:ind w:left="3600" w:hanging="360"/>
      </w:pPr>
      <w:rPr>
        <w:rFonts w:ascii="Courier New" w:hAnsi="Courier New" w:cs="Courier New" w:hint="default"/>
      </w:rPr>
    </w:lvl>
    <w:lvl w:ilvl="5" w:tplc="6F9E84D0" w:tentative="1">
      <w:start w:val="1"/>
      <w:numFmt w:val="bullet"/>
      <w:lvlText w:val=""/>
      <w:lvlJc w:val="left"/>
      <w:pPr>
        <w:ind w:left="4320" w:hanging="360"/>
      </w:pPr>
      <w:rPr>
        <w:rFonts w:ascii="Wingdings" w:hAnsi="Wingdings" w:hint="default"/>
      </w:rPr>
    </w:lvl>
    <w:lvl w:ilvl="6" w:tplc="84B2444C" w:tentative="1">
      <w:start w:val="1"/>
      <w:numFmt w:val="bullet"/>
      <w:lvlText w:val=""/>
      <w:lvlJc w:val="left"/>
      <w:pPr>
        <w:ind w:left="5040" w:hanging="360"/>
      </w:pPr>
      <w:rPr>
        <w:rFonts w:ascii="Symbol" w:hAnsi="Symbol" w:hint="default"/>
      </w:rPr>
    </w:lvl>
    <w:lvl w:ilvl="7" w:tplc="768687EE" w:tentative="1">
      <w:start w:val="1"/>
      <w:numFmt w:val="bullet"/>
      <w:lvlText w:val="o"/>
      <w:lvlJc w:val="left"/>
      <w:pPr>
        <w:ind w:left="5760" w:hanging="360"/>
      </w:pPr>
      <w:rPr>
        <w:rFonts w:ascii="Courier New" w:hAnsi="Courier New" w:cs="Courier New" w:hint="default"/>
      </w:rPr>
    </w:lvl>
    <w:lvl w:ilvl="8" w:tplc="5E789B46" w:tentative="1">
      <w:start w:val="1"/>
      <w:numFmt w:val="bullet"/>
      <w:lvlText w:val=""/>
      <w:lvlJc w:val="left"/>
      <w:pPr>
        <w:ind w:left="6480" w:hanging="360"/>
      </w:pPr>
      <w:rPr>
        <w:rFonts w:ascii="Wingdings" w:hAnsi="Wingdings" w:hint="default"/>
      </w:rPr>
    </w:lvl>
  </w:abstractNum>
  <w:abstractNum w:abstractNumId="15" w15:restartNumberingAfterBreak="0">
    <w:nsid w:val="3A6E469D"/>
    <w:multiLevelType w:val="hybridMultilevel"/>
    <w:tmpl w:val="67E07814"/>
    <w:lvl w:ilvl="0" w:tplc="BD76CF9C">
      <w:start w:val="1"/>
      <w:numFmt w:val="bullet"/>
      <w:lvlText w:val=""/>
      <w:lvlJc w:val="left"/>
      <w:pPr>
        <w:ind w:left="720" w:hanging="360"/>
      </w:pPr>
      <w:rPr>
        <w:rFonts w:ascii="Symbol" w:hAnsi="Symbol" w:hint="default"/>
      </w:rPr>
    </w:lvl>
    <w:lvl w:ilvl="1" w:tplc="49A6E240" w:tentative="1">
      <w:start w:val="1"/>
      <w:numFmt w:val="bullet"/>
      <w:lvlText w:val="o"/>
      <w:lvlJc w:val="left"/>
      <w:pPr>
        <w:ind w:left="1440" w:hanging="360"/>
      </w:pPr>
      <w:rPr>
        <w:rFonts w:ascii="Courier New" w:hAnsi="Courier New" w:cs="Courier New" w:hint="default"/>
      </w:rPr>
    </w:lvl>
    <w:lvl w:ilvl="2" w:tplc="5E78BFD8" w:tentative="1">
      <w:start w:val="1"/>
      <w:numFmt w:val="bullet"/>
      <w:lvlText w:val=""/>
      <w:lvlJc w:val="left"/>
      <w:pPr>
        <w:ind w:left="2160" w:hanging="360"/>
      </w:pPr>
      <w:rPr>
        <w:rFonts w:ascii="Wingdings" w:hAnsi="Wingdings" w:hint="default"/>
      </w:rPr>
    </w:lvl>
    <w:lvl w:ilvl="3" w:tplc="628AA1BE" w:tentative="1">
      <w:start w:val="1"/>
      <w:numFmt w:val="bullet"/>
      <w:lvlText w:val=""/>
      <w:lvlJc w:val="left"/>
      <w:pPr>
        <w:ind w:left="2880" w:hanging="360"/>
      </w:pPr>
      <w:rPr>
        <w:rFonts w:ascii="Symbol" w:hAnsi="Symbol" w:hint="default"/>
      </w:rPr>
    </w:lvl>
    <w:lvl w:ilvl="4" w:tplc="A7B8E1EE" w:tentative="1">
      <w:start w:val="1"/>
      <w:numFmt w:val="bullet"/>
      <w:lvlText w:val="o"/>
      <w:lvlJc w:val="left"/>
      <w:pPr>
        <w:ind w:left="3600" w:hanging="360"/>
      </w:pPr>
      <w:rPr>
        <w:rFonts w:ascii="Courier New" w:hAnsi="Courier New" w:cs="Courier New" w:hint="default"/>
      </w:rPr>
    </w:lvl>
    <w:lvl w:ilvl="5" w:tplc="252C8BD0" w:tentative="1">
      <w:start w:val="1"/>
      <w:numFmt w:val="bullet"/>
      <w:lvlText w:val=""/>
      <w:lvlJc w:val="left"/>
      <w:pPr>
        <w:ind w:left="4320" w:hanging="360"/>
      </w:pPr>
      <w:rPr>
        <w:rFonts w:ascii="Wingdings" w:hAnsi="Wingdings" w:hint="default"/>
      </w:rPr>
    </w:lvl>
    <w:lvl w:ilvl="6" w:tplc="15444F1C" w:tentative="1">
      <w:start w:val="1"/>
      <w:numFmt w:val="bullet"/>
      <w:lvlText w:val=""/>
      <w:lvlJc w:val="left"/>
      <w:pPr>
        <w:ind w:left="5040" w:hanging="360"/>
      </w:pPr>
      <w:rPr>
        <w:rFonts w:ascii="Symbol" w:hAnsi="Symbol" w:hint="default"/>
      </w:rPr>
    </w:lvl>
    <w:lvl w:ilvl="7" w:tplc="688C4302" w:tentative="1">
      <w:start w:val="1"/>
      <w:numFmt w:val="bullet"/>
      <w:lvlText w:val="o"/>
      <w:lvlJc w:val="left"/>
      <w:pPr>
        <w:ind w:left="5760" w:hanging="360"/>
      </w:pPr>
      <w:rPr>
        <w:rFonts w:ascii="Courier New" w:hAnsi="Courier New" w:cs="Courier New" w:hint="default"/>
      </w:rPr>
    </w:lvl>
    <w:lvl w:ilvl="8" w:tplc="26BA28AA" w:tentative="1">
      <w:start w:val="1"/>
      <w:numFmt w:val="bullet"/>
      <w:lvlText w:val=""/>
      <w:lvlJc w:val="left"/>
      <w:pPr>
        <w:ind w:left="6480" w:hanging="360"/>
      </w:pPr>
      <w:rPr>
        <w:rFonts w:ascii="Wingdings" w:hAnsi="Wingdings" w:hint="default"/>
      </w:rPr>
    </w:lvl>
  </w:abstractNum>
  <w:abstractNum w:abstractNumId="16" w15:restartNumberingAfterBreak="0">
    <w:nsid w:val="43956A73"/>
    <w:multiLevelType w:val="hybridMultilevel"/>
    <w:tmpl w:val="30D6EE88"/>
    <w:lvl w:ilvl="0" w:tplc="25B4BA6A">
      <w:start w:val="1"/>
      <w:numFmt w:val="bullet"/>
      <w:lvlText w:val=""/>
      <w:lvlJc w:val="left"/>
      <w:pPr>
        <w:ind w:left="720" w:hanging="360"/>
      </w:pPr>
      <w:rPr>
        <w:rFonts w:ascii="Symbol" w:hAnsi="Symbol" w:hint="default"/>
      </w:rPr>
    </w:lvl>
    <w:lvl w:ilvl="1" w:tplc="0EDECAAA" w:tentative="1">
      <w:start w:val="1"/>
      <w:numFmt w:val="bullet"/>
      <w:lvlText w:val="o"/>
      <w:lvlJc w:val="left"/>
      <w:pPr>
        <w:ind w:left="1440" w:hanging="360"/>
      </w:pPr>
      <w:rPr>
        <w:rFonts w:ascii="Courier New" w:hAnsi="Courier New" w:cs="Courier New" w:hint="default"/>
      </w:rPr>
    </w:lvl>
    <w:lvl w:ilvl="2" w:tplc="83F023AA" w:tentative="1">
      <w:start w:val="1"/>
      <w:numFmt w:val="bullet"/>
      <w:lvlText w:val=""/>
      <w:lvlJc w:val="left"/>
      <w:pPr>
        <w:ind w:left="2160" w:hanging="360"/>
      </w:pPr>
      <w:rPr>
        <w:rFonts w:ascii="Wingdings" w:hAnsi="Wingdings" w:hint="default"/>
      </w:rPr>
    </w:lvl>
    <w:lvl w:ilvl="3" w:tplc="BBE85C5C" w:tentative="1">
      <w:start w:val="1"/>
      <w:numFmt w:val="bullet"/>
      <w:lvlText w:val=""/>
      <w:lvlJc w:val="left"/>
      <w:pPr>
        <w:ind w:left="2880" w:hanging="360"/>
      </w:pPr>
      <w:rPr>
        <w:rFonts w:ascii="Symbol" w:hAnsi="Symbol" w:hint="default"/>
      </w:rPr>
    </w:lvl>
    <w:lvl w:ilvl="4" w:tplc="C8D41952" w:tentative="1">
      <w:start w:val="1"/>
      <w:numFmt w:val="bullet"/>
      <w:lvlText w:val="o"/>
      <w:lvlJc w:val="left"/>
      <w:pPr>
        <w:ind w:left="3600" w:hanging="360"/>
      </w:pPr>
      <w:rPr>
        <w:rFonts w:ascii="Courier New" w:hAnsi="Courier New" w:cs="Courier New" w:hint="default"/>
      </w:rPr>
    </w:lvl>
    <w:lvl w:ilvl="5" w:tplc="BC86164A" w:tentative="1">
      <w:start w:val="1"/>
      <w:numFmt w:val="bullet"/>
      <w:lvlText w:val=""/>
      <w:lvlJc w:val="left"/>
      <w:pPr>
        <w:ind w:left="4320" w:hanging="360"/>
      </w:pPr>
      <w:rPr>
        <w:rFonts w:ascii="Wingdings" w:hAnsi="Wingdings" w:hint="default"/>
      </w:rPr>
    </w:lvl>
    <w:lvl w:ilvl="6" w:tplc="7C7CFFC8" w:tentative="1">
      <w:start w:val="1"/>
      <w:numFmt w:val="bullet"/>
      <w:lvlText w:val=""/>
      <w:lvlJc w:val="left"/>
      <w:pPr>
        <w:ind w:left="5040" w:hanging="360"/>
      </w:pPr>
      <w:rPr>
        <w:rFonts w:ascii="Symbol" w:hAnsi="Symbol" w:hint="default"/>
      </w:rPr>
    </w:lvl>
    <w:lvl w:ilvl="7" w:tplc="3E7EEBBE" w:tentative="1">
      <w:start w:val="1"/>
      <w:numFmt w:val="bullet"/>
      <w:lvlText w:val="o"/>
      <w:lvlJc w:val="left"/>
      <w:pPr>
        <w:ind w:left="5760" w:hanging="360"/>
      </w:pPr>
      <w:rPr>
        <w:rFonts w:ascii="Courier New" w:hAnsi="Courier New" w:cs="Courier New" w:hint="default"/>
      </w:rPr>
    </w:lvl>
    <w:lvl w:ilvl="8" w:tplc="9AC4D076" w:tentative="1">
      <w:start w:val="1"/>
      <w:numFmt w:val="bullet"/>
      <w:lvlText w:val=""/>
      <w:lvlJc w:val="left"/>
      <w:pPr>
        <w:ind w:left="6480" w:hanging="360"/>
      </w:pPr>
      <w:rPr>
        <w:rFonts w:ascii="Wingdings" w:hAnsi="Wingdings" w:hint="default"/>
      </w:rPr>
    </w:lvl>
  </w:abstractNum>
  <w:abstractNum w:abstractNumId="17" w15:restartNumberingAfterBreak="0">
    <w:nsid w:val="47193B87"/>
    <w:multiLevelType w:val="multilevel"/>
    <w:tmpl w:val="319A4FF6"/>
    <w:lvl w:ilvl="0">
      <w:start w:val="1"/>
      <w:numFmt w:val="decimal"/>
      <w:lvlText w:val="%1-"/>
      <w:lvlJc w:val="left"/>
      <w:pPr>
        <w:ind w:left="420" w:hanging="420"/>
      </w:pPr>
      <w:rPr>
        <w:rFonts w:hint="default"/>
      </w:rPr>
    </w:lvl>
    <w:lvl w:ilvl="1">
      <w:start w:val="1"/>
      <w:numFmt w:val="decimal"/>
      <w:lvlText w:val="%1-%2-"/>
      <w:lvlJc w:val="left"/>
      <w:pPr>
        <w:ind w:left="510" w:hanging="420"/>
      </w:pPr>
      <w:rPr>
        <w:rFonts w:hint="default"/>
        <w:b/>
        <w:bCs/>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8" w15:restartNumberingAfterBreak="0">
    <w:nsid w:val="4DC95950"/>
    <w:multiLevelType w:val="hybridMultilevel"/>
    <w:tmpl w:val="CF66F4F4"/>
    <w:lvl w:ilvl="0" w:tplc="99BC3190">
      <w:start w:val="1"/>
      <w:numFmt w:val="decimal"/>
      <w:pStyle w:val="a0"/>
      <w:lvlText w:val="%1."/>
      <w:lvlJc w:val="left"/>
      <w:pPr>
        <w:tabs>
          <w:tab w:val="num" w:pos="357"/>
        </w:tabs>
        <w:ind w:left="397" w:hanging="284"/>
      </w:pPr>
      <w:rPr>
        <w:rFonts w:hint="default"/>
        <w:lang w:bidi="fa-IR"/>
      </w:rPr>
    </w:lvl>
    <w:lvl w:ilvl="1" w:tplc="EC90E928" w:tentative="1">
      <w:start w:val="1"/>
      <w:numFmt w:val="lowerLetter"/>
      <w:lvlText w:val="%2."/>
      <w:lvlJc w:val="left"/>
      <w:pPr>
        <w:tabs>
          <w:tab w:val="num" w:pos="1440"/>
        </w:tabs>
        <w:ind w:left="1440" w:hanging="360"/>
      </w:pPr>
    </w:lvl>
    <w:lvl w:ilvl="2" w:tplc="4E22CBC0" w:tentative="1">
      <w:start w:val="1"/>
      <w:numFmt w:val="lowerRoman"/>
      <w:lvlText w:val="%3."/>
      <w:lvlJc w:val="right"/>
      <w:pPr>
        <w:tabs>
          <w:tab w:val="num" w:pos="2160"/>
        </w:tabs>
        <w:ind w:left="2160" w:hanging="180"/>
      </w:pPr>
    </w:lvl>
    <w:lvl w:ilvl="3" w:tplc="15E8D95E" w:tentative="1">
      <w:start w:val="1"/>
      <w:numFmt w:val="decimal"/>
      <w:lvlText w:val="%4."/>
      <w:lvlJc w:val="left"/>
      <w:pPr>
        <w:tabs>
          <w:tab w:val="num" w:pos="2880"/>
        </w:tabs>
        <w:ind w:left="2880" w:hanging="360"/>
      </w:pPr>
    </w:lvl>
    <w:lvl w:ilvl="4" w:tplc="8A321F8A" w:tentative="1">
      <w:start w:val="1"/>
      <w:numFmt w:val="lowerLetter"/>
      <w:lvlText w:val="%5."/>
      <w:lvlJc w:val="left"/>
      <w:pPr>
        <w:tabs>
          <w:tab w:val="num" w:pos="3600"/>
        </w:tabs>
        <w:ind w:left="3600" w:hanging="360"/>
      </w:pPr>
    </w:lvl>
    <w:lvl w:ilvl="5" w:tplc="775A49E4" w:tentative="1">
      <w:start w:val="1"/>
      <w:numFmt w:val="lowerRoman"/>
      <w:lvlText w:val="%6."/>
      <w:lvlJc w:val="right"/>
      <w:pPr>
        <w:tabs>
          <w:tab w:val="num" w:pos="4320"/>
        </w:tabs>
        <w:ind w:left="4320" w:hanging="180"/>
      </w:pPr>
    </w:lvl>
    <w:lvl w:ilvl="6" w:tplc="12BE782E" w:tentative="1">
      <w:start w:val="1"/>
      <w:numFmt w:val="decimal"/>
      <w:lvlText w:val="%7."/>
      <w:lvlJc w:val="left"/>
      <w:pPr>
        <w:tabs>
          <w:tab w:val="num" w:pos="5040"/>
        </w:tabs>
        <w:ind w:left="5040" w:hanging="360"/>
      </w:pPr>
    </w:lvl>
    <w:lvl w:ilvl="7" w:tplc="ED20A442" w:tentative="1">
      <w:start w:val="1"/>
      <w:numFmt w:val="lowerLetter"/>
      <w:lvlText w:val="%8."/>
      <w:lvlJc w:val="left"/>
      <w:pPr>
        <w:tabs>
          <w:tab w:val="num" w:pos="5760"/>
        </w:tabs>
        <w:ind w:left="5760" w:hanging="360"/>
      </w:pPr>
    </w:lvl>
    <w:lvl w:ilvl="8" w:tplc="12F48452" w:tentative="1">
      <w:start w:val="1"/>
      <w:numFmt w:val="lowerRoman"/>
      <w:lvlText w:val="%9."/>
      <w:lvlJc w:val="right"/>
      <w:pPr>
        <w:tabs>
          <w:tab w:val="num" w:pos="6480"/>
        </w:tabs>
        <w:ind w:left="6480" w:hanging="180"/>
      </w:pPr>
    </w:lvl>
  </w:abstractNum>
  <w:abstractNum w:abstractNumId="19" w15:restartNumberingAfterBreak="0">
    <w:nsid w:val="59623DE0"/>
    <w:multiLevelType w:val="hybridMultilevel"/>
    <w:tmpl w:val="F13AE388"/>
    <w:lvl w:ilvl="0" w:tplc="2D48759A">
      <w:start w:val="1"/>
      <w:numFmt w:val="bullet"/>
      <w:lvlText w:val=""/>
      <w:lvlJc w:val="left"/>
      <w:pPr>
        <w:ind w:left="720" w:hanging="360"/>
      </w:pPr>
      <w:rPr>
        <w:rFonts w:ascii="Symbol" w:hAnsi="Symbol" w:cs="Symbol" w:hint="default"/>
      </w:rPr>
    </w:lvl>
    <w:lvl w:ilvl="1" w:tplc="FC342432" w:tentative="1">
      <w:start w:val="1"/>
      <w:numFmt w:val="bullet"/>
      <w:lvlText w:val="o"/>
      <w:lvlJc w:val="left"/>
      <w:pPr>
        <w:ind w:left="1440" w:hanging="360"/>
      </w:pPr>
      <w:rPr>
        <w:rFonts w:ascii="Courier New" w:hAnsi="Courier New" w:cs="Courier New" w:hint="default"/>
      </w:rPr>
    </w:lvl>
    <w:lvl w:ilvl="2" w:tplc="01B84ECE" w:tentative="1">
      <w:start w:val="1"/>
      <w:numFmt w:val="bullet"/>
      <w:lvlText w:val=""/>
      <w:lvlJc w:val="left"/>
      <w:pPr>
        <w:ind w:left="2160" w:hanging="360"/>
      </w:pPr>
      <w:rPr>
        <w:rFonts w:ascii="Wingdings" w:hAnsi="Wingdings" w:hint="default"/>
      </w:rPr>
    </w:lvl>
    <w:lvl w:ilvl="3" w:tplc="A27CF45E" w:tentative="1">
      <w:start w:val="1"/>
      <w:numFmt w:val="bullet"/>
      <w:lvlText w:val=""/>
      <w:lvlJc w:val="left"/>
      <w:pPr>
        <w:ind w:left="2880" w:hanging="360"/>
      </w:pPr>
      <w:rPr>
        <w:rFonts w:ascii="Symbol" w:hAnsi="Symbol" w:hint="default"/>
      </w:rPr>
    </w:lvl>
    <w:lvl w:ilvl="4" w:tplc="7A429A58" w:tentative="1">
      <w:start w:val="1"/>
      <w:numFmt w:val="bullet"/>
      <w:lvlText w:val="o"/>
      <w:lvlJc w:val="left"/>
      <w:pPr>
        <w:ind w:left="3600" w:hanging="360"/>
      </w:pPr>
      <w:rPr>
        <w:rFonts w:ascii="Courier New" w:hAnsi="Courier New" w:cs="Courier New" w:hint="default"/>
      </w:rPr>
    </w:lvl>
    <w:lvl w:ilvl="5" w:tplc="A40AC160" w:tentative="1">
      <w:start w:val="1"/>
      <w:numFmt w:val="bullet"/>
      <w:lvlText w:val=""/>
      <w:lvlJc w:val="left"/>
      <w:pPr>
        <w:ind w:left="4320" w:hanging="360"/>
      </w:pPr>
      <w:rPr>
        <w:rFonts w:ascii="Wingdings" w:hAnsi="Wingdings" w:hint="default"/>
      </w:rPr>
    </w:lvl>
    <w:lvl w:ilvl="6" w:tplc="003C7146" w:tentative="1">
      <w:start w:val="1"/>
      <w:numFmt w:val="bullet"/>
      <w:lvlText w:val=""/>
      <w:lvlJc w:val="left"/>
      <w:pPr>
        <w:ind w:left="5040" w:hanging="360"/>
      </w:pPr>
      <w:rPr>
        <w:rFonts w:ascii="Symbol" w:hAnsi="Symbol" w:hint="default"/>
      </w:rPr>
    </w:lvl>
    <w:lvl w:ilvl="7" w:tplc="0EE857C4" w:tentative="1">
      <w:start w:val="1"/>
      <w:numFmt w:val="bullet"/>
      <w:lvlText w:val="o"/>
      <w:lvlJc w:val="left"/>
      <w:pPr>
        <w:ind w:left="5760" w:hanging="360"/>
      </w:pPr>
      <w:rPr>
        <w:rFonts w:ascii="Courier New" w:hAnsi="Courier New" w:cs="Courier New" w:hint="default"/>
      </w:rPr>
    </w:lvl>
    <w:lvl w:ilvl="8" w:tplc="7D440674" w:tentative="1">
      <w:start w:val="1"/>
      <w:numFmt w:val="bullet"/>
      <w:lvlText w:val=""/>
      <w:lvlJc w:val="left"/>
      <w:pPr>
        <w:ind w:left="6480" w:hanging="360"/>
      </w:pPr>
      <w:rPr>
        <w:rFonts w:ascii="Wingdings" w:hAnsi="Wingdings" w:hint="default"/>
      </w:rPr>
    </w:lvl>
  </w:abstractNum>
  <w:abstractNum w:abstractNumId="20" w15:restartNumberingAfterBreak="0">
    <w:nsid w:val="598F1A9D"/>
    <w:multiLevelType w:val="hybridMultilevel"/>
    <w:tmpl w:val="5DDE8542"/>
    <w:lvl w:ilvl="0" w:tplc="2440168C">
      <w:start w:val="1"/>
      <w:numFmt w:val="decimal"/>
      <w:lvlText w:val="%1."/>
      <w:lvlJc w:val="left"/>
      <w:pPr>
        <w:ind w:left="947" w:hanging="360"/>
      </w:pPr>
    </w:lvl>
    <w:lvl w:ilvl="1" w:tplc="49243AC8" w:tentative="1">
      <w:start w:val="1"/>
      <w:numFmt w:val="lowerLetter"/>
      <w:lvlText w:val="%2."/>
      <w:lvlJc w:val="left"/>
      <w:pPr>
        <w:ind w:left="1667" w:hanging="360"/>
      </w:pPr>
    </w:lvl>
    <w:lvl w:ilvl="2" w:tplc="89F2A4D8" w:tentative="1">
      <w:start w:val="1"/>
      <w:numFmt w:val="lowerRoman"/>
      <w:lvlText w:val="%3."/>
      <w:lvlJc w:val="right"/>
      <w:pPr>
        <w:ind w:left="2387" w:hanging="180"/>
      </w:pPr>
    </w:lvl>
    <w:lvl w:ilvl="3" w:tplc="5E1E20D6" w:tentative="1">
      <w:start w:val="1"/>
      <w:numFmt w:val="decimal"/>
      <w:lvlText w:val="%4."/>
      <w:lvlJc w:val="left"/>
      <w:pPr>
        <w:ind w:left="3107" w:hanging="360"/>
      </w:pPr>
    </w:lvl>
    <w:lvl w:ilvl="4" w:tplc="006446A4" w:tentative="1">
      <w:start w:val="1"/>
      <w:numFmt w:val="lowerLetter"/>
      <w:lvlText w:val="%5."/>
      <w:lvlJc w:val="left"/>
      <w:pPr>
        <w:ind w:left="3827" w:hanging="360"/>
      </w:pPr>
    </w:lvl>
    <w:lvl w:ilvl="5" w:tplc="8A987D1E" w:tentative="1">
      <w:start w:val="1"/>
      <w:numFmt w:val="lowerRoman"/>
      <w:lvlText w:val="%6."/>
      <w:lvlJc w:val="right"/>
      <w:pPr>
        <w:ind w:left="4547" w:hanging="180"/>
      </w:pPr>
    </w:lvl>
    <w:lvl w:ilvl="6" w:tplc="83503640" w:tentative="1">
      <w:start w:val="1"/>
      <w:numFmt w:val="decimal"/>
      <w:lvlText w:val="%7."/>
      <w:lvlJc w:val="left"/>
      <w:pPr>
        <w:ind w:left="5267" w:hanging="360"/>
      </w:pPr>
    </w:lvl>
    <w:lvl w:ilvl="7" w:tplc="B614994C" w:tentative="1">
      <w:start w:val="1"/>
      <w:numFmt w:val="lowerLetter"/>
      <w:lvlText w:val="%8."/>
      <w:lvlJc w:val="left"/>
      <w:pPr>
        <w:ind w:left="5987" w:hanging="360"/>
      </w:pPr>
    </w:lvl>
    <w:lvl w:ilvl="8" w:tplc="8682B5EA" w:tentative="1">
      <w:start w:val="1"/>
      <w:numFmt w:val="lowerRoman"/>
      <w:lvlText w:val="%9."/>
      <w:lvlJc w:val="right"/>
      <w:pPr>
        <w:ind w:left="6707" w:hanging="180"/>
      </w:pPr>
    </w:lvl>
  </w:abstractNum>
  <w:abstractNum w:abstractNumId="21" w15:restartNumberingAfterBreak="0">
    <w:nsid w:val="63CA1A82"/>
    <w:multiLevelType w:val="multilevel"/>
    <w:tmpl w:val="E006D934"/>
    <w:lvl w:ilvl="0">
      <w:start w:val="1"/>
      <w:numFmt w:val="decimal"/>
      <w:pStyle w:val="a1"/>
      <w:suff w:val="space"/>
      <w:lvlText w:val="%1. "/>
      <w:lvlJc w:val="left"/>
      <w:pPr>
        <w:ind w:left="602" w:hanging="432"/>
      </w:pPr>
      <w:rPr>
        <w:rFonts w:hint="default"/>
        <w:lang w:val="en-US"/>
      </w:rPr>
    </w:lvl>
    <w:lvl w:ilvl="1">
      <w:start w:val="1"/>
      <w:numFmt w:val="decimal"/>
      <w:pStyle w:val="a2"/>
      <w:suff w:val="space"/>
      <w:lvlText w:val="%1-%2. "/>
      <w:lvlJc w:val="left"/>
      <w:pPr>
        <w:ind w:left="746" w:hanging="576"/>
      </w:pPr>
      <w:rPr>
        <w:rFonts w:hint="default"/>
        <w:lang w:val="en-US"/>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22" w15:restartNumberingAfterBreak="0">
    <w:nsid w:val="660778D2"/>
    <w:multiLevelType w:val="hybridMultilevel"/>
    <w:tmpl w:val="C41E5422"/>
    <w:lvl w:ilvl="0" w:tplc="0B3C632E">
      <w:start w:val="1"/>
      <w:numFmt w:val="bullet"/>
      <w:lvlText w:val=""/>
      <w:lvlJc w:val="left"/>
      <w:pPr>
        <w:ind w:left="720" w:hanging="360"/>
      </w:pPr>
      <w:rPr>
        <w:rFonts w:ascii="Symbol" w:hAnsi="Symbol" w:cs="Symbol" w:hint="default"/>
      </w:rPr>
    </w:lvl>
    <w:lvl w:ilvl="1" w:tplc="5ADE884C" w:tentative="1">
      <w:start w:val="1"/>
      <w:numFmt w:val="bullet"/>
      <w:lvlText w:val="o"/>
      <w:lvlJc w:val="left"/>
      <w:pPr>
        <w:ind w:left="1440" w:hanging="360"/>
      </w:pPr>
      <w:rPr>
        <w:rFonts w:ascii="Courier New" w:hAnsi="Courier New" w:cs="Courier New" w:hint="default"/>
      </w:rPr>
    </w:lvl>
    <w:lvl w:ilvl="2" w:tplc="3CE0C8B2" w:tentative="1">
      <w:start w:val="1"/>
      <w:numFmt w:val="bullet"/>
      <w:lvlText w:val=""/>
      <w:lvlJc w:val="left"/>
      <w:pPr>
        <w:ind w:left="2160" w:hanging="360"/>
      </w:pPr>
      <w:rPr>
        <w:rFonts w:ascii="Wingdings" w:hAnsi="Wingdings" w:hint="default"/>
      </w:rPr>
    </w:lvl>
    <w:lvl w:ilvl="3" w:tplc="E70EA802" w:tentative="1">
      <w:start w:val="1"/>
      <w:numFmt w:val="bullet"/>
      <w:lvlText w:val=""/>
      <w:lvlJc w:val="left"/>
      <w:pPr>
        <w:ind w:left="2880" w:hanging="360"/>
      </w:pPr>
      <w:rPr>
        <w:rFonts w:ascii="Symbol" w:hAnsi="Symbol" w:hint="default"/>
      </w:rPr>
    </w:lvl>
    <w:lvl w:ilvl="4" w:tplc="FACC2C3C" w:tentative="1">
      <w:start w:val="1"/>
      <w:numFmt w:val="bullet"/>
      <w:lvlText w:val="o"/>
      <w:lvlJc w:val="left"/>
      <w:pPr>
        <w:ind w:left="3600" w:hanging="360"/>
      </w:pPr>
      <w:rPr>
        <w:rFonts w:ascii="Courier New" w:hAnsi="Courier New" w:cs="Courier New" w:hint="default"/>
      </w:rPr>
    </w:lvl>
    <w:lvl w:ilvl="5" w:tplc="4BC08A20" w:tentative="1">
      <w:start w:val="1"/>
      <w:numFmt w:val="bullet"/>
      <w:lvlText w:val=""/>
      <w:lvlJc w:val="left"/>
      <w:pPr>
        <w:ind w:left="4320" w:hanging="360"/>
      </w:pPr>
      <w:rPr>
        <w:rFonts w:ascii="Wingdings" w:hAnsi="Wingdings" w:hint="default"/>
      </w:rPr>
    </w:lvl>
    <w:lvl w:ilvl="6" w:tplc="7C6CC346" w:tentative="1">
      <w:start w:val="1"/>
      <w:numFmt w:val="bullet"/>
      <w:lvlText w:val=""/>
      <w:lvlJc w:val="left"/>
      <w:pPr>
        <w:ind w:left="5040" w:hanging="360"/>
      </w:pPr>
      <w:rPr>
        <w:rFonts w:ascii="Symbol" w:hAnsi="Symbol" w:hint="default"/>
      </w:rPr>
    </w:lvl>
    <w:lvl w:ilvl="7" w:tplc="C780F2E8" w:tentative="1">
      <w:start w:val="1"/>
      <w:numFmt w:val="bullet"/>
      <w:lvlText w:val="o"/>
      <w:lvlJc w:val="left"/>
      <w:pPr>
        <w:ind w:left="5760" w:hanging="360"/>
      </w:pPr>
      <w:rPr>
        <w:rFonts w:ascii="Courier New" w:hAnsi="Courier New" w:cs="Courier New" w:hint="default"/>
      </w:rPr>
    </w:lvl>
    <w:lvl w:ilvl="8" w:tplc="522E49F0" w:tentative="1">
      <w:start w:val="1"/>
      <w:numFmt w:val="bullet"/>
      <w:lvlText w:val=""/>
      <w:lvlJc w:val="left"/>
      <w:pPr>
        <w:ind w:left="6480" w:hanging="360"/>
      </w:pPr>
      <w:rPr>
        <w:rFonts w:ascii="Wingdings" w:hAnsi="Wingdings" w:hint="default"/>
      </w:rPr>
    </w:lvl>
  </w:abstractNum>
  <w:abstractNum w:abstractNumId="23" w15:restartNumberingAfterBreak="0">
    <w:nsid w:val="67422C30"/>
    <w:multiLevelType w:val="hybridMultilevel"/>
    <w:tmpl w:val="EA78A9FC"/>
    <w:lvl w:ilvl="0" w:tplc="C9822F9A">
      <w:start w:val="1"/>
      <w:numFmt w:val="bullet"/>
      <w:lvlText w:val=""/>
      <w:lvlJc w:val="left"/>
      <w:pPr>
        <w:ind w:left="720" w:hanging="360"/>
      </w:pPr>
      <w:rPr>
        <w:rFonts w:ascii="Wingdings" w:hAnsi="Wingdings" w:hint="default"/>
      </w:rPr>
    </w:lvl>
    <w:lvl w:ilvl="1" w:tplc="B6BE211C" w:tentative="1">
      <w:start w:val="1"/>
      <w:numFmt w:val="bullet"/>
      <w:lvlText w:val="o"/>
      <w:lvlJc w:val="left"/>
      <w:pPr>
        <w:ind w:left="1440" w:hanging="360"/>
      </w:pPr>
      <w:rPr>
        <w:rFonts w:ascii="Courier New" w:hAnsi="Courier New" w:cs="Courier New" w:hint="default"/>
      </w:rPr>
    </w:lvl>
    <w:lvl w:ilvl="2" w:tplc="A446C3E0" w:tentative="1">
      <w:start w:val="1"/>
      <w:numFmt w:val="bullet"/>
      <w:lvlText w:val=""/>
      <w:lvlJc w:val="left"/>
      <w:pPr>
        <w:ind w:left="2160" w:hanging="360"/>
      </w:pPr>
      <w:rPr>
        <w:rFonts w:ascii="Wingdings" w:hAnsi="Wingdings" w:hint="default"/>
      </w:rPr>
    </w:lvl>
    <w:lvl w:ilvl="3" w:tplc="091025DA" w:tentative="1">
      <w:start w:val="1"/>
      <w:numFmt w:val="bullet"/>
      <w:lvlText w:val=""/>
      <w:lvlJc w:val="left"/>
      <w:pPr>
        <w:ind w:left="2880" w:hanging="360"/>
      </w:pPr>
      <w:rPr>
        <w:rFonts w:ascii="Symbol" w:hAnsi="Symbol" w:hint="default"/>
      </w:rPr>
    </w:lvl>
    <w:lvl w:ilvl="4" w:tplc="A3741A62" w:tentative="1">
      <w:start w:val="1"/>
      <w:numFmt w:val="bullet"/>
      <w:lvlText w:val="o"/>
      <w:lvlJc w:val="left"/>
      <w:pPr>
        <w:ind w:left="3600" w:hanging="360"/>
      </w:pPr>
      <w:rPr>
        <w:rFonts w:ascii="Courier New" w:hAnsi="Courier New" w:cs="Courier New" w:hint="default"/>
      </w:rPr>
    </w:lvl>
    <w:lvl w:ilvl="5" w:tplc="93C8D050" w:tentative="1">
      <w:start w:val="1"/>
      <w:numFmt w:val="bullet"/>
      <w:lvlText w:val=""/>
      <w:lvlJc w:val="left"/>
      <w:pPr>
        <w:ind w:left="4320" w:hanging="360"/>
      </w:pPr>
      <w:rPr>
        <w:rFonts w:ascii="Wingdings" w:hAnsi="Wingdings" w:hint="default"/>
      </w:rPr>
    </w:lvl>
    <w:lvl w:ilvl="6" w:tplc="411AD116" w:tentative="1">
      <w:start w:val="1"/>
      <w:numFmt w:val="bullet"/>
      <w:lvlText w:val=""/>
      <w:lvlJc w:val="left"/>
      <w:pPr>
        <w:ind w:left="5040" w:hanging="360"/>
      </w:pPr>
      <w:rPr>
        <w:rFonts w:ascii="Symbol" w:hAnsi="Symbol" w:hint="default"/>
      </w:rPr>
    </w:lvl>
    <w:lvl w:ilvl="7" w:tplc="BD0E4F16" w:tentative="1">
      <w:start w:val="1"/>
      <w:numFmt w:val="bullet"/>
      <w:lvlText w:val="o"/>
      <w:lvlJc w:val="left"/>
      <w:pPr>
        <w:ind w:left="5760" w:hanging="360"/>
      </w:pPr>
      <w:rPr>
        <w:rFonts w:ascii="Courier New" w:hAnsi="Courier New" w:cs="Courier New" w:hint="default"/>
      </w:rPr>
    </w:lvl>
    <w:lvl w:ilvl="8" w:tplc="6ADA8C28" w:tentative="1">
      <w:start w:val="1"/>
      <w:numFmt w:val="bullet"/>
      <w:lvlText w:val=""/>
      <w:lvlJc w:val="left"/>
      <w:pPr>
        <w:ind w:left="6480" w:hanging="360"/>
      </w:pPr>
      <w:rPr>
        <w:rFonts w:ascii="Wingdings" w:hAnsi="Wingdings" w:hint="default"/>
      </w:rPr>
    </w:lvl>
  </w:abstractNum>
  <w:abstractNum w:abstractNumId="24" w15:restartNumberingAfterBreak="0">
    <w:nsid w:val="674B74A8"/>
    <w:multiLevelType w:val="hybridMultilevel"/>
    <w:tmpl w:val="1270CA18"/>
    <w:lvl w:ilvl="0" w:tplc="CD52390E">
      <w:start w:val="1"/>
      <w:numFmt w:val="decimal"/>
      <w:lvlText w:val="%1."/>
      <w:lvlJc w:val="left"/>
      <w:pPr>
        <w:ind w:left="947" w:hanging="360"/>
      </w:pPr>
    </w:lvl>
    <w:lvl w:ilvl="1" w:tplc="25B04152" w:tentative="1">
      <w:start w:val="1"/>
      <w:numFmt w:val="lowerLetter"/>
      <w:lvlText w:val="%2."/>
      <w:lvlJc w:val="left"/>
      <w:pPr>
        <w:ind w:left="1667" w:hanging="360"/>
      </w:pPr>
    </w:lvl>
    <w:lvl w:ilvl="2" w:tplc="386CD5C2" w:tentative="1">
      <w:start w:val="1"/>
      <w:numFmt w:val="lowerRoman"/>
      <w:lvlText w:val="%3."/>
      <w:lvlJc w:val="right"/>
      <w:pPr>
        <w:ind w:left="2387" w:hanging="180"/>
      </w:pPr>
    </w:lvl>
    <w:lvl w:ilvl="3" w:tplc="1F06865C" w:tentative="1">
      <w:start w:val="1"/>
      <w:numFmt w:val="decimal"/>
      <w:lvlText w:val="%4."/>
      <w:lvlJc w:val="left"/>
      <w:pPr>
        <w:ind w:left="3107" w:hanging="360"/>
      </w:pPr>
    </w:lvl>
    <w:lvl w:ilvl="4" w:tplc="1E6EA322" w:tentative="1">
      <w:start w:val="1"/>
      <w:numFmt w:val="lowerLetter"/>
      <w:lvlText w:val="%5."/>
      <w:lvlJc w:val="left"/>
      <w:pPr>
        <w:ind w:left="3827" w:hanging="360"/>
      </w:pPr>
    </w:lvl>
    <w:lvl w:ilvl="5" w:tplc="F1307740" w:tentative="1">
      <w:start w:val="1"/>
      <w:numFmt w:val="lowerRoman"/>
      <w:lvlText w:val="%6."/>
      <w:lvlJc w:val="right"/>
      <w:pPr>
        <w:ind w:left="4547" w:hanging="180"/>
      </w:pPr>
    </w:lvl>
    <w:lvl w:ilvl="6" w:tplc="5A96B9B4" w:tentative="1">
      <w:start w:val="1"/>
      <w:numFmt w:val="decimal"/>
      <w:lvlText w:val="%7."/>
      <w:lvlJc w:val="left"/>
      <w:pPr>
        <w:ind w:left="5267" w:hanging="360"/>
      </w:pPr>
    </w:lvl>
    <w:lvl w:ilvl="7" w:tplc="CA40AA2A" w:tentative="1">
      <w:start w:val="1"/>
      <w:numFmt w:val="lowerLetter"/>
      <w:lvlText w:val="%8."/>
      <w:lvlJc w:val="left"/>
      <w:pPr>
        <w:ind w:left="5987" w:hanging="360"/>
      </w:pPr>
    </w:lvl>
    <w:lvl w:ilvl="8" w:tplc="90EC37F6" w:tentative="1">
      <w:start w:val="1"/>
      <w:numFmt w:val="lowerRoman"/>
      <w:lvlText w:val="%9."/>
      <w:lvlJc w:val="right"/>
      <w:pPr>
        <w:ind w:left="6707" w:hanging="180"/>
      </w:pPr>
    </w:lvl>
  </w:abstractNum>
  <w:abstractNum w:abstractNumId="25" w15:restartNumberingAfterBreak="0">
    <w:nsid w:val="68F845E2"/>
    <w:multiLevelType w:val="hybridMultilevel"/>
    <w:tmpl w:val="EC52B438"/>
    <w:lvl w:ilvl="0" w:tplc="6B260608">
      <w:start w:val="1"/>
      <w:numFmt w:val="decimal"/>
      <w:lvlText w:val="%1-"/>
      <w:lvlJc w:val="left"/>
      <w:pPr>
        <w:ind w:left="786" w:hanging="360"/>
      </w:pPr>
      <w:rPr>
        <w:rFonts w:hint="default"/>
        <w:b/>
        <w:bCs/>
        <w:color w:val="auto"/>
      </w:rPr>
    </w:lvl>
    <w:lvl w:ilvl="1" w:tplc="B0262504" w:tentative="1">
      <w:start w:val="1"/>
      <w:numFmt w:val="lowerLetter"/>
      <w:lvlText w:val="%2."/>
      <w:lvlJc w:val="left"/>
      <w:pPr>
        <w:ind w:left="1440" w:hanging="360"/>
      </w:pPr>
    </w:lvl>
    <w:lvl w:ilvl="2" w:tplc="53C291DC" w:tentative="1">
      <w:start w:val="1"/>
      <w:numFmt w:val="lowerRoman"/>
      <w:lvlText w:val="%3."/>
      <w:lvlJc w:val="right"/>
      <w:pPr>
        <w:ind w:left="2160" w:hanging="180"/>
      </w:pPr>
    </w:lvl>
    <w:lvl w:ilvl="3" w:tplc="4236A78A" w:tentative="1">
      <w:start w:val="1"/>
      <w:numFmt w:val="decimal"/>
      <w:lvlText w:val="%4."/>
      <w:lvlJc w:val="left"/>
      <w:pPr>
        <w:ind w:left="2880" w:hanging="360"/>
      </w:pPr>
    </w:lvl>
    <w:lvl w:ilvl="4" w:tplc="EFFAF160" w:tentative="1">
      <w:start w:val="1"/>
      <w:numFmt w:val="lowerLetter"/>
      <w:lvlText w:val="%5."/>
      <w:lvlJc w:val="left"/>
      <w:pPr>
        <w:ind w:left="3600" w:hanging="360"/>
      </w:pPr>
    </w:lvl>
    <w:lvl w:ilvl="5" w:tplc="9DB24352" w:tentative="1">
      <w:start w:val="1"/>
      <w:numFmt w:val="lowerRoman"/>
      <w:lvlText w:val="%6."/>
      <w:lvlJc w:val="right"/>
      <w:pPr>
        <w:ind w:left="4320" w:hanging="180"/>
      </w:pPr>
    </w:lvl>
    <w:lvl w:ilvl="6" w:tplc="FC943F4E" w:tentative="1">
      <w:start w:val="1"/>
      <w:numFmt w:val="decimal"/>
      <w:lvlText w:val="%7."/>
      <w:lvlJc w:val="left"/>
      <w:pPr>
        <w:ind w:left="5040" w:hanging="360"/>
      </w:pPr>
    </w:lvl>
    <w:lvl w:ilvl="7" w:tplc="02EECC60" w:tentative="1">
      <w:start w:val="1"/>
      <w:numFmt w:val="lowerLetter"/>
      <w:lvlText w:val="%8."/>
      <w:lvlJc w:val="left"/>
      <w:pPr>
        <w:ind w:left="5760" w:hanging="360"/>
      </w:pPr>
    </w:lvl>
    <w:lvl w:ilvl="8" w:tplc="3300CCF4" w:tentative="1">
      <w:start w:val="1"/>
      <w:numFmt w:val="lowerRoman"/>
      <w:lvlText w:val="%9."/>
      <w:lvlJc w:val="right"/>
      <w:pPr>
        <w:ind w:left="6480" w:hanging="180"/>
      </w:pPr>
    </w:lvl>
  </w:abstractNum>
  <w:abstractNum w:abstractNumId="26" w15:restartNumberingAfterBreak="0">
    <w:nsid w:val="69B218EC"/>
    <w:multiLevelType w:val="hybridMultilevel"/>
    <w:tmpl w:val="9A760676"/>
    <w:lvl w:ilvl="0" w:tplc="9A5AEA7A">
      <w:start w:val="1"/>
      <w:numFmt w:val="bullet"/>
      <w:lvlText w:val=""/>
      <w:lvlJc w:val="left"/>
      <w:pPr>
        <w:ind w:left="720" w:hanging="360"/>
      </w:pPr>
      <w:rPr>
        <w:rFonts w:ascii="Wingdings" w:hAnsi="Wingdings" w:hint="default"/>
      </w:rPr>
    </w:lvl>
    <w:lvl w:ilvl="1" w:tplc="FDBA5644">
      <w:start w:val="1"/>
      <w:numFmt w:val="bullet"/>
      <w:lvlText w:val=""/>
      <w:lvlJc w:val="left"/>
      <w:pPr>
        <w:ind w:left="1440" w:hanging="360"/>
      </w:pPr>
      <w:rPr>
        <w:rFonts w:ascii="Wingdings" w:hAnsi="Wingdings" w:hint="default"/>
      </w:rPr>
    </w:lvl>
    <w:lvl w:ilvl="2" w:tplc="CD64EBEA" w:tentative="1">
      <w:start w:val="1"/>
      <w:numFmt w:val="bullet"/>
      <w:lvlText w:val=""/>
      <w:lvlJc w:val="left"/>
      <w:pPr>
        <w:ind w:left="2160" w:hanging="360"/>
      </w:pPr>
      <w:rPr>
        <w:rFonts w:ascii="Wingdings" w:hAnsi="Wingdings" w:hint="default"/>
      </w:rPr>
    </w:lvl>
    <w:lvl w:ilvl="3" w:tplc="FBC2E67C" w:tentative="1">
      <w:start w:val="1"/>
      <w:numFmt w:val="bullet"/>
      <w:lvlText w:val=""/>
      <w:lvlJc w:val="left"/>
      <w:pPr>
        <w:ind w:left="2880" w:hanging="360"/>
      </w:pPr>
      <w:rPr>
        <w:rFonts w:ascii="Symbol" w:hAnsi="Symbol" w:hint="default"/>
      </w:rPr>
    </w:lvl>
    <w:lvl w:ilvl="4" w:tplc="BB761AB4" w:tentative="1">
      <w:start w:val="1"/>
      <w:numFmt w:val="bullet"/>
      <w:lvlText w:val="o"/>
      <w:lvlJc w:val="left"/>
      <w:pPr>
        <w:ind w:left="3600" w:hanging="360"/>
      </w:pPr>
      <w:rPr>
        <w:rFonts w:ascii="Courier New" w:hAnsi="Courier New" w:cs="Courier New" w:hint="default"/>
      </w:rPr>
    </w:lvl>
    <w:lvl w:ilvl="5" w:tplc="BC1895C6" w:tentative="1">
      <w:start w:val="1"/>
      <w:numFmt w:val="bullet"/>
      <w:lvlText w:val=""/>
      <w:lvlJc w:val="left"/>
      <w:pPr>
        <w:ind w:left="4320" w:hanging="360"/>
      </w:pPr>
      <w:rPr>
        <w:rFonts w:ascii="Wingdings" w:hAnsi="Wingdings" w:hint="default"/>
      </w:rPr>
    </w:lvl>
    <w:lvl w:ilvl="6" w:tplc="5FB07DDA" w:tentative="1">
      <w:start w:val="1"/>
      <w:numFmt w:val="bullet"/>
      <w:lvlText w:val=""/>
      <w:lvlJc w:val="left"/>
      <w:pPr>
        <w:ind w:left="5040" w:hanging="360"/>
      </w:pPr>
      <w:rPr>
        <w:rFonts w:ascii="Symbol" w:hAnsi="Symbol" w:hint="default"/>
      </w:rPr>
    </w:lvl>
    <w:lvl w:ilvl="7" w:tplc="A3B4E1D8" w:tentative="1">
      <w:start w:val="1"/>
      <w:numFmt w:val="bullet"/>
      <w:lvlText w:val="o"/>
      <w:lvlJc w:val="left"/>
      <w:pPr>
        <w:ind w:left="5760" w:hanging="360"/>
      </w:pPr>
      <w:rPr>
        <w:rFonts w:ascii="Courier New" w:hAnsi="Courier New" w:cs="Courier New" w:hint="default"/>
      </w:rPr>
    </w:lvl>
    <w:lvl w:ilvl="8" w:tplc="BEB2558A" w:tentative="1">
      <w:start w:val="1"/>
      <w:numFmt w:val="bullet"/>
      <w:lvlText w:val=""/>
      <w:lvlJc w:val="left"/>
      <w:pPr>
        <w:ind w:left="6480" w:hanging="360"/>
      </w:pPr>
      <w:rPr>
        <w:rFonts w:ascii="Wingdings" w:hAnsi="Wingdings" w:hint="default"/>
      </w:rPr>
    </w:lvl>
  </w:abstractNum>
  <w:abstractNum w:abstractNumId="27" w15:restartNumberingAfterBreak="0">
    <w:nsid w:val="6E296C54"/>
    <w:multiLevelType w:val="hybridMultilevel"/>
    <w:tmpl w:val="2654C9C6"/>
    <w:lvl w:ilvl="0" w:tplc="7C983A94">
      <w:start w:val="1"/>
      <w:numFmt w:val="bullet"/>
      <w:lvlText w:val=""/>
      <w:lvlJc w:val="left"/>
      <w:pPr>
        <w:ind w:left="1008" w:hanging="360"/>
      </w:pPr>
      <w:rPr>
        <w:rFonts w:ascii="Symbol" w:hAnsi="Symbol" w:hint="default"/>
      </w:rPr>
    </w:lvl>
    <w:lvl w:ilvl="1" w:tplc="904E65D2" w:tentative="1">
      <w:start w:val="1"/>
      <w:numFmt w:val="bullet"/>
      <w:lvlText w:val="o"/>
      <w:lvlJc w:val="left"/>
      <w:pPr>
        <w:ind w:left="1728" w:hanging="360"/>
      </w:pPr>
      <w:rPr>
        <w:rFonts w:ascii="Courier New" w:hAnsi="Courier New" w:cs="Courier New" w:hint="default"/>
      </w:rPr>
    </w:lvl>
    <w:lvl w:ilvl="2" w:tplc="7E5E38F2" w:tentative="1">
      <w:start w:val="1"/>
      <w:numFmt w:val="bullet"/>
      <w:lvlText w:val=""/>
      <w:lvlJc w:val="left"/>
      <w:pPr>
        <w:ind w:left="2448" w:hanging="360"/>
      </w:pPr>
      <w:rPr>
        <w:rFonts w:ascii="Wingdings" w:hAnsi="Wingdings" w:hint="default"/>
      </w:rPr>
    </w:lvl>
    <w:lvl w:ilvl="3" w:tplc="FBE4F4E2" w:tentative="1">
      <w:start w:val="1"/>
      <w:numFmt w:val="bullet"/>
      <w:lvlText w:val=""/>
      <w:lvlJc w:val="left"/>
      <w:pPr>
        <w:ind w:left="3168" w:hanging="360"/>
      </w:pPr>
      <w:rPr>
        <w:rFonts w:ascii="Symbol" w:hAnsi="Symbol" w:hint="default"/>
      </w:rPr>
    </w:lvl>
    <w:lvl w:ilvl="4" w:tplc="0F0A56A0" w:tentative="1">
      <w:start w:val="1"/>
      <w:numFmt w:val="bullet"/>
      <w:lvlText w:val="o"/>
      <w:lvlJc w:val="left"/>
      <w:pPr>
        <w:ind w:left="3888" w:hanging="360"/>
      </w:pPr>
      <w:rPr>
        <w:rFonts w:ascii="Courier New" w:hAnsi="Courier New" w:cs="Courier New" w:hint="default"/>
      </w:rPr>
    </w:lvl>
    <w:lvl w:ilvl="5" w:tplc="B2B8B246" w:tentative="1">
      <w:start w:val="1"/>
      <w:numFmt w:val="bullet"/>
      <w:lvlText w:val=""/>
      <w:lvlJc w:val="left"/>
      <w:pPr>
        <w:ind w:left="4608" w:hanging="360"/>
      </w:pPr>
      <w:rPr>
        <w:rFonts w:ascii="Wingdings" w:hAnsi="Wingdings" w:hint="default"/>
      </w:rPr>
    </w:lvl>
    <w:lvl w:ilvl="6" w:tplc="BE5C79DE" w:tentative="1">
      <w:start w:val="1"/>
      <w:numFmt w:val="bullet"/>
      <w:lvlText w:val=""/>
      <w:lvlJc w:val="left"/>
      <w:pPr>
        <w:ind w:left="5328" w:hanging="360"/>
      </w:pPr>
      <w:rPr>
        <w:rFonts w:ascii="Symbol" w:hAnsi="Symbol" w:hint="default"/>
      </w:rPr>
    </w:lvl>
    <w:lvl w:ilvl="7" w:tplc="A07057F6" w:tentative="1">
      <w:start w:val="1"/>
      <w:numFmt w:val="bullet"/>
      <w:lvlText w:val="o"/>
      <w:lvlJc w:val="left"/>
      <w:pPr>
        <w:ind w:left="6048" w:hanging="360"/>
      </w:pPr>
      <w:rPr>
        <w:rFonts w:ascii="Courier New" w:hAnsi="Courier New" w:cs="Courier New" w:hint="default"/>
      </w:rPr>
    </w:lvl>
    <w:lvl w:ilvl="8" w:tplc="121C41E0" w:tentative="1">
      <w:start w:val="1"/>
      <w:numFmt w:val="bullet"/>
      <w:lvlText w:val=""/>
      <w:lvlJc w:val="left"/>
      <w:pPr>
        <w:ind w:left="6768" w:hanging="360"/>
      </w:pPr>
      <w:rPr>
        <w:rFonts w:ascii="Wingdings" w:hAnsi="Wingdings" w:hint="default"/>
      </w:rPr>
    </w:lvl>
  </w:abstractNum>
  <w:abstractNum w:abstractNumId="28" w15:restartNumberingAfterBreak="0">
    <w:nsid w:val="6F747C4B"/>
    <w:multiLevelType w:val="hybridMultilevel"/>
    <w:tmpl w:val="21C28856"/>
    <w:lvl w:ilvl="0" w:tplc="705C0D8E">
      <w:start w:val="1"/>
      <w:numFmt w:val="bullet"/>
      <w:pStyle w:val="a3"/>
      <w:lvlText w:val="◄"/>
      <w:lvlJc w:val="left"/>
      <w:pPr>
        <w:tabs>
          <w:tab w:val="num" w:pos="397"/>
        </w:tabs>
        <w:ind w:left="360" w:hanging="360"/>
      </w:pPr>
      <w:rPr>
        <w:rFonts w:ascii="Times New Roman" w:hAnsi="Times New Roman" w:cs="Times New Roman" w:hint="default"/>
        <w:color w:val="800000"/>
      </w:rPr>
    </w:lvl>
    <w:lvl w:ilvl="1" w:tplc="4D6219FA" w:tentative="1">
      <w:start w:val="1"/>
      <w:numFmt w:val="bullet"/>
      <w:lvlText w:val="o"/>
      <w:lvlJc w:val="left"/>
      <w:pPr>
        <w:tabs>
          <w:tab w:val="num" w:pos="1440"/>
        </w:tabs>
        <w:ind w:left="1440" w:hanging="360"/>
      </w:pPr>
      <w:rPr>
        <w:rFonts w:ascii="Courier New" w:hAnsi="Courier New" w:cs="Courier New" w:hint="default"/>
      </w:rPr>
    </w:lvl>
    <w:lvl w:ilvl="2" w:tplc="F2DCA8AA" w:tentative="1">
      <w:start w:val="1"/>
      <w:numFmt w:val="bullet"/>
      <w:lvlText w:val=""/>
      <w:lvlJc w:val="left"/>
      <w:pPr>
        <w:tabs>
          <w:tab w:val="num" w:pos="2160"/>
        </w:tabs>
        <w:ind w:left="2160" w:hanging="360"/>
      </w:pPr>
      <w:rPr>
        <w:rFonts w:ascii="Wingdings" w:hAnsi="Wingdings" w:hint="default"/>
      </w:rPr>
    </w:lvl>
    <w:lvl w:ilvl="3" w:tplc="F904A9D2" w:tentative="1">
      <w:start w:val="1"/>
      <w:numFmt w:val="bullet"/>
      <w:lvlText w:val=""/>
      <w:lvlJc w:val="left"/>
      <w:pPr>
        <w:tabs>
          <w:tab w:val="num" w:pos="2880"/>
        </w:tabs>
        <w:ind w:left="2880" w:hanging="360"/>
      </w:pPr>
      <w:rPr>
        <w:rFonts w:ascii="Symbol" w:hAnsi="Symbol" w:hint="default"/>
      </w:rPr>
    </w:lvl>
    <w:lvl w:ilvl="4" w:tplc="75E0B57E" w:tentative="1">
      <w:start w:val="1"/>
      <w:numFmt w:val="bullet"/>
      <w:lvlText w:val="o"/>
      <w:lvlJc w:val="left"/>
      <w:pPr>
        <w:tabs>
          <w:tab w:val="num" w:pos="3600"/>
        </w:tabs>
        <w:ind w:left="3600" w:hanging="360"/>
      </w:pPr>
      <w:rPr>
        <w:rFonts w:ascii="Courier New" w:hAnsi="Courier New" w:cs="Courier New" w:hint="default"/>
      </w:rPr>
    </w:lvl>
    <w:lvl w:ilvl="5" w:tplc="13727626" w:tentative="1">
      <w:start w:val="1"/>
      <w:numFmt w:val="bullet"/>
      <w:lvlText w:val=""/>
      <w:lvlJc w:val="left"/>
      <w:pPr>
        <w:tabs>
          <w:tab w:val="num" w:pos="4320"/>
        </w:tabs>
        <w:ind w:left="4320" w:hanging="360"/>
      </w:pPr>
      <w:rPr>
        <w:rFonts w:ascii="Wingdings" w:hAnsi="Wingdings" w:hint="default"/>
      </w:rPr>
    </w:lvl>
    <w:lvl w:ilvl="6" w:tplc="F070A8BA" w:tentative="1">
      <w:start w:val="1"/>
      <w:numFmt w:val="bullet"/>
      <w:lvlText w:val=""/>
      <w:lvlJc w:val="left"/>
      <w:pPr>
        <w:tabs>
          <w:tab w:val="num" w:pos="5040"/>
        </w:tabs>
        <w:ind w:left="5040" w:hanging="360"/>
      </w:pPr>
      <w:rPr>
        <w:rFonts w:ascii="Symbol" w:hAnsi="Symbol" w:hint="default"/>
      </w:rPr>
    </w:lvl>
    <w:lvl w:ilvl="7" w:tplc="94AC1EAE" w:tentative="1">
      <w:start w:val="1"/>
      <w:numFmt w:val="bullet"/>
      <w:lvlText w:val="o"/>
      <w:lvlJc w:val="left"/>
      <w:pPr>
        <w:tabs>
          <w:tab w:val="num" w:pos="5760"/>
        </w:tabs>
        <w:ind w:left="5760" w:hanging="360"/>
      </w:pPr>
      <w:rPr>
        <w:rFonts w:ascii="Courier New" w:hAnsi="Courier New" w:cs="Courier New" w:hint="default"/>
      </w:rPr>
    </w:lvl>
    <w:lvl w:ilvl="8" w:tplc="6010B5B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0427288"/>
    <w:multiLevelType w:val="hybridMultilevel"/>
    <w:tmpl w:val="1A4891E0"/>
    <w:lvl w:ilvl="0" w:tplc="C05E5D86">
      <w:start w:val="1"/>
      <w:numFmt w:val="decimal"/>
      <w:lvlText w:val="%1."/>
      <w:lvlJc w:val="left"/>
      <w:pPr>
        <w:ind w:left="720" w:hanging="360"/>
      </w:pPr>
    </w:lvl>
    <w:lvl w:ilvl="1" w:tplc="68202E50" w:tentative="1">
      <w:start w:val="1"/>
      <w:numFmt w:val="lowerLetter"/>
      <w:lvlText w:val="%2."/>
      <w:lvlJc w:val="left"/>
      <w:pPr>
        <w:ind w:left="1440" w:hanging="360"/>
      </w:pPr>
    </w:lvl>
    <w:lvl w:ilvl="2" w:tplc="230E5294" w:tentative="1">
      <w:start w:val="1"/>
      <w:numFmt w:val="lowerRoman"/>
      <w:lvlText w:val="%3."/>
      <w:lvlJc w:val="right"/>
      <w:pPr>
        <w:ind w:left="2160" w:hanging="180"/>
      </w:pPr>
    </w:lvl>
    <w:lvl w:ilvl="3" w:tplc="8F38EE88" w:tentative="1">
      <w:start w:val="1"/>
      <w:numFmt w:val="decimal"/>
      <w:lvlText w:val="%4."/>
      <w:lvlJc w:val="left"/>
      <w:pPr>
        <w:ind w:left="2880" w:hanging="360"/>
      </w:pPr>
    </w:lvl>
    <w:lvl w:ilvl="4" w:tplc="8480C17C" w:tentative="1">
      <w:start w:val="1"/>
      <w:numFmt w:val="lowerLetter"/>
      <w:lvlText w:val="%5."/>
      <w:lvlJc w:val="left"/>
      <w:pPr>
        <w:ind w:left="3600" w:hanging="360"/>
      </w:pPr>
    </w:lvl>
    <w:lvl w:ilvl="5" w:tplc="3DFECB04" w:tentative="1">
      <w:start w:val="1"/>
      <w:numFmt w:val="lowerRoman"/>
      <w:lvlText w:val="%6."/>
      <w:lvlJc w:val="right"/>
      <w:pPr>
        <w:ind w:left="4320" w:hanging="180"/>
      </w:pPr>
    </w:lvl>
    <w:lvl w:ilvl="6" w:tplc="D6A41302" w:tentative="1">
      <w:start w:val="1"/>
      <w:numFmt w:val="decimal"/>
      <w:lvlText w:val="%7."/>
      <w:lvlJc w:val="left"/>
      <w:pPr>
        <w:ind w:left="5040" w:hanging="360"/>
      </w:pPr>
    </w:lvl>
    <w:lvl w:ilvl="7" w:tplc="711A52AA" w:tentative="1">
      <w:start w:val="1"/>
      <w:numFmt w:val="lowerLetter"/>
      <w:lvlText w:val="%8."/>
      <w:lvlJc w:val="left"/>
      <w:pPr>
        <w:ind w:left="5760" w:hanging="360"/>
      </w:pPr>
    </w:lvl>
    <w:lvl w:ilvl="8" w:tplc="B472024E" w:tentative="1">
      <w:start w:val="1"/>
      <w:numFmt w:val="lowerRoman"/>
      <w:lvlText w:val="%9."/>
      <w:lvlJc w:val="right"/>
      <w:pPr>
        <w:ind w:left="6480" w:hanging="180"/>
      </w:pPr>
    </w:lvl>
  </w:abstractNum>
  <w:abstractNum w:abstractNumId="30" w15:restartNumberingAfterBreak="0">
    <w:nsid w:val="715048A1"/>
    <w:multiLevelType w:val="hybridMultilevel"/>
    <w:tmpl w:val="B144EDCE"/>
    <w:lvl w:ilvl="0" w:tplc="30C2E9A2">
      <w:start w:val="1"/>
      <w:numFmt w:val="decimal"/>
      <w:lvlText w:val="%1-"/>
      <w:lvlJc w:val="left"/>
      <w:pPr>
        <w:ind w:left="1080" w:hanging="360"/>
      </w:pPr>
      <w:rPr>
        <w:rFonts w:hint="default"/>
      </w:rPr>
    </w:lvl>
    <w:lvl w:ilvl="1" w:tplc="68E461E2">
      <w:numFmt w:val="bullet"/>
      <w:lvlText w:val=""/>
      <w:lvlJc w:val="left"/>
      <w:pPr>
        <w:ind w:left="1800" w:hanging="360"/>
      </w:pPr>
      <w:rPr>
        <w:rFonts w:ascii="Symbol" w:eastAsia="Calibri" w:hAnsi="Symbol" w:cs="B Zar" w:hint="default"/>
        <w:b/>
        <w:sz w:val="32"/>
      </w:rPr>
    </w:lvl>
    <w:lvl w:ilvl="2" w:tplc="AAE47680" w:tentative="1">
      <w:start w:val="1"/>
      <w:numFmt w:val="lowerRoman"/>
      <w:lvlText w:val="%3."/>
      <w:lvlJc w:val="right"/>
      <w:pPr>
        <w:ind w:left="2520" w:hanging="180"/>
      </w:pPr>
    </w:lvl>
    <w:lvl w:ilvl="3" w:tplc="8A1246B8" w:tentative="1">
      <w:start w:val="1"/>
      <w:numFmt w:val="decimal"/>
      <w:lvlText w:val="%4."/>
      <w:lvlJc w:val="left"/>
      <w:pPr>
        <w:ind w:left="3240" w:hanging="360"/>
      </w:pPr>
    </w:lvl>
    <w:lvl w:ilvl="4" w:tplc="9564A69A" w:tentative="1">
      <w:start w:val="1"/>
      <w:numFmt w:val="lowerLetter"/>
      <w:lvlText w:val="%5."/>
      <w:lvlJc w:val="left"/>
      <w:pPr>
        <w:ind w:left="3960" w:hanging="360"/>
      </w:pPr>
    </w:lvl>
    <w:lvl w:ilvl="5" w:tplc="FC7E2300" w:tentative="1">
      <w:start w:val="1"/>
      <w:numFmt w:val="lowerRoman"/>
      <w:lvlText w:val="%6."/>
      <w:lvlJc w:val="right"/>
      <w:pPr>
        <w:ind w:left="4680" w:hanging="180"/>
      </w:pPr>
    </w:lvl>
    <w:lvl w:ilvl="6" w:tplc="13F27B5E" w:tentative="1">
      <w:start w:val="1"/>
      <w:numFmt w:val="decimal"/>
      <w:lvlText w:val="%7."/>
      <w:lvlJc w:val="left"/>
      <w:pPr>
        <w:ind w:left="5400" w:hanging="360"/>
      </w:pPr>
    </w:lvl>
    <w:lvl w:ilvl="7" w:tplc="3E18777E" w:tentative="1">
      <w:start w:val="1"/>
      <w:numFmt w:val="lowerLetter"/>
      <w:lvlText w:val="%8."/>
      <w:lvlJc w:val="left"/>
      <w:pPr>
        <w:ind w:left="6120" w:hanging="360"/>
      </w:pPr>
    </w:lvl>
    <w:lvl w:ilvl="8" w:tplc="76B2F798" w:tentative="1">
      <w:start w:val="1"/>
      <w:numFmt w:val="lowerRoman"/>
      <w:lvlText w:val="%9."/>
      <w:lvlJc w:val="right"/>
      <w:pPr>
        <w:ind w:left="6840" w:hanging="180"/>
      </w:pPr>
    </w:lvl>
  </w:abstractNum>
  <w:abstractNum w:abstractNumId="31" w15:restartNumberingAfterBreak="0">
    <w:nsid w:val="75190F28"/>
    <w:multiLevelType w:val="hybridMultilevel"/>
    <w:tmpl w:val="5FBAB696"/>
    <w:lvl w:ilvl="0" w:tplc="82544E7C">
      <w:start w:val="1"/>
      <w:numFmt w:val="bullet"/>
      <w:pStyle w:val="Style1"/>
      <w:lvlText w:val=""/>
      <w:lvlJc w:val="left"/>
      <w:pPr>
        <w:tabs>
          <w:tab w:val="num" w:pos="1610"/>
        </w:tabs>
        <w:ind w:left="1610" w:hanging="360"/>
      </w:pPr>
      <w:rPr>
        <w:rFonts w:ascii="Symbol" w:hAnsi="Symbol" w:hint="default"/>
        <w:sz w:val="22"/>
        <w:szCs w:val="22"/>
      </w:rPr>
    </w:lvl>
    <w:lvl w:ilvl="1" w:tplc="6764CB96" w:tentative="1">
      <w:start w:val="1"/>
      <w:numFmt w:val="bullet"/>
      <w:lvlText w:val="o"/>
      <w:lvlJc w:val="left"/>
      <w:pPr>
        <w:tabs>
          <w:tab w:val="num" w:pos="1610"/>
        </w:tabs>
        <w:ind w:left="1610" w:hanging="360"/>
      </w:pPr>
      <w:rPr>
        <w:rFonts w:ascii="Courier New" w:hAnsi="Courier New" w:cs="Courier New" w:hint="default"/>
      </w:rPr>
    </w:lvl>
    <w:lvl w:ilvl="2" w:tplc="F7CE25BC" w:tentative="1">
      <w:start w:val="1"/>
      <w:numFmt w:val="bullet"/>
      <w:lvlText w:val=""/>
      <w:lvlJc w:val="left"/>
      <w:pPr>
        <w:tabs>
          <w:tab w:val="num" w:pos="2330"/>
        </w:tabs>
        <w:ind w:left="2330" w:hanging="360"/>
      </w:pPr>
      <w:rPr>
        <w:rFonts w:ascii="Wingdings" w:hAnsi="Wingdings" w:hint="default"/>
      </w:rPr>
    </w:lvl>
    <w:lvl w:ilvl="3" w:tplc="ECAAEB84" w:tentative="1">
      <w:start w:val="1"/>
      <w:numFmt w:val="bullet"/>
      <w:lvlText w:val=""/>
      <w:lvlJc w:val="left"/>
      <w:pPr>
        <w:tabs>
          <w:tab w:val="num" w:pos="3050"/>
        </w:tabs>
        <w:ind w:left="3050" w:hanging="360"/>
      </w:pPr>
      <w:rPr>
        <w:rFonts w:ascii="Symbol" w:hAnsi="Symbol" w:hint="default"/>
      </w:rPr>
    </w:lvl>
    <w:lvl w:ilvl="4" w:tplc="ECAE64BE" w:tentative="1">
      <w:start w:val="1"/>
      <w:numFmt w:val="bullet"/>
      <w:lvlText w:val="o"/>
      <w:lvlJc w:val="left"/>
      <w:pPr>
        <w:tabs>
          <w:tab w:val="num" w:pos="3770"/>
        </w:tabs>
        <w:ind w:left="3770" w:hanging="360"/>
      </w:pPr>
      <w:rPr>
        <w:rFonts w:ascii="Courier New" w:hAnsi="Courier New" w:cs="Courier New" w:hint="default"/>
      </w:rPr>
    </w:lvl>
    <w:lvl w:ilvl="5" w:tplc="646E70CC" w:tentative="1">
      <w:start w:val="1"/>
      <w:numFmt w:val="bullet"/>
      <w:lvlText w:val=""/>
      <w:lvlJc w:val="left"/>
      <w:pPr>
        <w:tabs>
          <w:tab w:val="num" w:pos="4490"/>
        </w:tabs>
        <w:ind w:left="4490" w:hanging="360"/>
      </w:pPr>
      <w:rPr>
        <w:rFonts w:ascii="Wingdings" w:hAnsi="Wingdings" w:hint="default"/>
      </w:rPr>
    </w:lvl>
    <w:lvl w:ilvl="6" w:tplc="E6AE5A16" w:tentative="1">
      <w:start w:val="1"/>
      <w:numFmt w:val="bullet"/>
      <w:lvlText w:val=""/>
      <w:lvlJc w:val="left"/>
      <w:pPr>
        <w:tabs>
          <w:tab w:val="num" w:pos="5210"/>
        </w:tabs>
        <w:ind w:left="5210" w:hanging="360"/>
      </w:pPr>
      <w:rPr>
        <w:rFonts w:ascii="Symbol" w:hAnsi="Symbol" w:hint="default"/>
      </w:rPr>
    </w:lvl>
    <w:lvl w:ilvl="7" w:tplc="9B72D24E" w:tentative="1">
      <w:start w:val="1"/>
      <w:numFmt w:val="bullet"/>
      <w:lvlText w:val="o"/>
      <w:lvlJc w:val="left"/>
      <w:pPr>
        <w:tabs>
          <w:tab w:val="num" w:pos="5930"/>
        </w:tabs>
        <w:ind w:left="5930" w:hanging="360"/>
      </w:pPr>
      <w:rPr>
        <w:rFonts w:ascii="Courier New" w:hAnsi="Courier New" w:cs="Courier New" w:hint="default"/>
      </w:rPr>
    </w:lvl>
    <w:lvl w:ilvl="8" w:tplc="89DE844A" w:tentative="1">
      <w:start w:val="1"/>
      <w:numFmt w:val="bullet"/>
      <w:lvlText w:val=""/>
      <w:lvlJc w:val="left"/>
      <w:pPr>
        <w:tabs>
          <w:tab w:val="num" w:pos="6650"/>
        </w:tabs>
        <w:ind w:left="6650" w:hanging="360"/>
      </w:pPr>
      <w:rPr>
        <w:rFonts w:ascii="Wingdings" w:hAnsi="Wingdings" w:hint="default"/>
      </w:rPr>
    </w:lvl>
  </w:abstractNum>
  <w:abstractNum w:abstractNumId="32" w15:restartNumberingAfterBreak="0">
    <w:nsid w:val="775950E2"/>
    <w:multiLevelType w:val="hybridMultilevel"/>
    <w:tmpl w:val="45D6A5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A240D3"/>
    <w:multiLevelType w:val="hybridMultilevel"/>
    <w:tmpl w:val="FA483D4C"/>
    <w:lvl w:ilvl="0" w:tplc="D8B05E68">
      <w:start w:val="1"/>
      <w:numFmt w:val="bullet"/>
      <w:lvlText w:val=""/>
      <w:lvlJc w:val="left"/>
      <w:pPr>
        <w:ind w:left="1350" w:hanging="360"/>
      </w:pPr>
      <w:rPr>
        <w:rFonts w:ascii="Wingdings" w:hAnsi="Wingdings" w:hint="default"/>
      </w:rPr>
    </w:lvl>
    <w:lvl w:ilvl="1" w:tplc="10DE6F58" w:tentative="1">
      <w:start w:val="1"/>
      <w:numFmt w:val="bullet"/>
      <w:lvlText w:val="o"/>
      <w:lvlJc w:val="left"/>
      <w:pPr>
        <w:ind w:left="2070" w:hanging="360"/>
      </w:pPr>
      <w:rPr>
        <w:rFonts w:ascii="Courier New" w:hAnsi="Courier New" w:cs="Courier New" w:hint="default"/>
      </w:rPr>
    </w:lvl>
    <w:lvl w:ilvl="2" w:tplc="DED2E082" w:tentative="1">
      <w:start w:val="1"/>
      <w:numFmt w:val="bullet"/>
      <w:lvlText w:val=""/>
      <w:lvlJc w:val="left"/>
      <w:pPr>
        <w:ind w:left="2790" w:hanging="360"/>
      </w:pPr>
      <w:rPr>
        <w:rFonts w:ascii="Wingdings" w:hAnsi="Wingdings" w:hint="default"/>
      </w:rPr>
    </w:lvl>
    <w:lvl w:ilvl="3" w:tplc="6D7E0C0E" w:tentative="1">
      <w:start w:val="1"/>
      <w:numFmt w:val="bullet"/>
      <w:lvlText w:val=""/>
      <w:lvlJc w:val="left"/>
      <w:pPr>
        <w:ind w:left="3510" w:hanging="360"/>
      </w:pPr>
      <w:rPr>
        <w:rFonts w:ascii="Symbol" w:hAnsi="Symbol" w:hint="default"/>
      </w:rPr>
    </w:lvl>
    <w:lvl w:ilvl="4" w:tplc="D12C3AF8" w:tentative="1">
      <w:start w:val="1"/>
      <w:numFmt w:val="bullet"/>
      <w:lvlText w:val="o"/>
      <w:lvlJc w:val="left"/>
      <w:pPr>
        <w:ind w:left="4230" w:hanging="360"/>
      </w:pPr>
      <w:rPr>
        <w:rFonts w:ascii="Courier New" w:hAnsi="Courier New" w:cs="Courier New" w:hint="default"/>
      </w:rPr>
    </w:lvl>
    <w:lvl w:ilvl="5" w:tplc="9E0E2CC6" w:tentative="1">
      <w:start w:val="1"/>
      <w:numFmt w:val="bullet"/>
      <w:lvlText w:val=""/>
      <w:lvlJc w:val="left"/>
      <w:pPr>
        <w:ind w:left="4950" w:hanging="360"/>
      </w:pPr>
      <w:rPr>
        <w:rFonts w:ascii="Wingdings" w:hAnsi="Wingdings" w:hint="default"/>
      </w:rPr>
    </w:lvl>
    <w:lvl w:ilvl="6" w:tplc="08FE4828" w:tentative="1">
      <w:start w:val="1"/>
      <w:numFmt w:val="bullet"/>
      <w:lvlText w:val=""/>
      <w:lvlJc w:val="left"/>
      <w:pPr>
        <w:ind w:left="5670" w:hanging="360"/>
      </w:pPr>
      <w:rPr>
        <w:rFonts w:ascii="Symbol" w:hAnsi="Symbol" w:hint="default"/>
      </w:rPr>
    </w:lvl>
    <w:lvl w:ilvl="7" w:tplc="A268199E" w:tentative="1">
      <w:start w:val="1"/>
      <w:numFmt w:val="bullet"/>
      <w:lvlText w:val="o"/>
      <w:lvlJc w:val="left"/>
      <w:pPr>
        <w:ind w:left="6390" w:hanging="360"/>
      </w:pPr>
      <w:rPr>
        <w:rFonts w:ascii="Courier New" w:hAnsi="Courier New" w:cs="Courier New" w:hint="default"/>
      </w:rPr>
    </w:lvl>
    <w:lvl w:ilvl="8" w:tplc="46C2000E" w:tentative="1">
      <w:start w:val="1"/>
      <w:numFmt w:val="bullet"/>
      <w:lvlText w:val=""/>
      <w:lvlJc w:val="left"/>
      <w:pPr>
        <w:ind w:left="7110" w:hanging="360"/>
      </w:pPr>
      <w:rPr>
        <w:rFonts w:ascii="Wingdings" w:hAnsi="Wingdings" w:hint="default"/>
      </w:rPr>
    </w:lvl>
  </w:abstractNum>
  <w:abstractNum w:abstractNumId="34" w15:restartNumberingAfterBreak="0">
    <w:nsid w:val="7E7931D4"/>
    <w:multiLevelType w:val="hybridMultilevel"/>
    <w:tmpl w:val="5DDE8542"/>
    <w:lvl w:ilvl="0" w:tplc="68BC55FC">
      <w:start w:val="1"/>
      <w:numFmt w:val="decimal"/>
      <w:lvlText w:val="%1."/>
      <w:lvlJc w:val="left"/>
      <w:pPr>
        <w:ind w:left="947" w:hanging="360"/>
      </w:pPr>
    </w:lvl>
    <w:lvl w:ilvl="1" w:tplc="31168F92" w:tentative="1">
      <w:start w:val="1"/>
      <w:numFmt w:val="lowerLetter"/>
      <w:lvlText w:val="%2."/>
      <w:lvlJc w:val="left"/>
      <w:pPr>
        <w:ind w:left="1667" w:hanging="360"/>
      </w:pPr>
    </w:lvl>
    <w:lvl w:ilvl="2" w:tplc="4D482FF6" w:tentative="1">
      <w:start w:val="1"/>
      <w:numFmt w:val="lowerRoman"/>
      <w:lvlText w:val="%3."/>
      <w:lvlJc w:val="right"/>
      <w:pPr>
        <w:ind w:left="2387" w:hanging="180"/>
      </w:pPr>
    </w:lvl>
    <w:lvl w:ilvl="3" w:tplc="7748A4CA" w:tentative="1">
      <w:start w:val="1"/>
      <w:numFmt w:val="decimal"/>
      <w:lvlText w:val="%4."/>
      <w:lvlJc w:val="left"/>
      <w:pPr>
        <w:ind w:left="3107" w:hanging="360"/>
      </w:pPr>
    </w:lvl>
    <w:lvl w:ilvl="4" w:tplc="691CBB72" w:tentative="1">
      <w:start w:val="1"/>
      <w:numFmt w:val="lowerLetter"/>
      <w:lvlText w:val="%5."/>
      <w:lvlJc w:val="left"/>
      <w:pPr>
        <w:ind w:left="3827" w:hanging="360"/>
      </w:pPr>
    </w:lvl>
    <w:lvl w:ilvl="5" w:tplc="A09C1198" w:tentative="1">
      <w:start w:val="1"/>
      <w:numFmt w:val="lowerRoman"/>
      <w:lvlText w:val="%6."/>
      <w:lvlJc w:val="right"/>
      <w:pPr>
        <w:ind w:left="4547" w:hanging="180"/>
      </w:pPr>
    </w:lvl>
    <w:lvl w:ilvl="6" w:tplc="4816D044" w:tentative="1">
      <w:start w:val="1"/>
      <w:numFmt w:val="decimal"/>
      <w:lvlText w:val="%7."/>
      <w:lvlJc w:val="left"/>
      <w:pPr>
        <w:ind w:left="5267" w:hanging="360"/>
      </w:pPr>
    </w:lvl>
    <w:lvl w:ilvl="7" w:tplc="708C13AC" w:tentative="1">
      <w:start w:val="1"/>
      <w:numFmt w:val="lowerLetter"/>
      <w:lvlText w:val="%8."/>
      <w:lvlJc w:val="left"/>
      <w:pPr>
        <w:ind w:left="5987" w:hanging="360"/>
      </w:pPr>
    </w:lvl>
    <w:lvl w:ilvl="8" w:tplc="298E7DC8" w:tentative="1">
      <w:start w:val="1"/>
      <w:numFmt w:val="lowerRoman"/>
      <w:lvlText w:val="%9."/>
      <w:lvlJc w:val="right"/>
      <w:pPr>
        <w:ind w:left="6707" w:hanging="180"/>
      </w:pPr>
    </w:lvl>
  </w:abstractNum>
  <w:abstractNum w:abstractNumId="35" w15:restartNumberingAfterBreak="0">
    <w:nsid w:val="7F2B6360"/>
    <w:multiLevelType w:val="hybridMultilevel"/>
    <w:tmpl w:val="3FF40222"/>
    <w:lvl w:ilvl="0" w:tplc="711477A2">
      <w:start w:val="1"/>
      <w:numFmt w:val="bullet"/>
      <w:lvlText w:val=""/>
      <w:lvlJc w:val="left"/>
      <w:pPr>
        <w:ind w:left="720" w:hanging="360"/>
      </w:pPr>
      <w:rPr>
        <w:rFonts w:ascii="Symbol" w:hAnsi="Symbol" w:cs="Symbol" w:hint="default"/>
      </w:rPr>
    </w:lvl>
    <w:lvl w:ilvl="1" w:tplc="19FC3A7E" w:tentative="1">
      <w:start w:val="1"/>
      <w:numFmt w:val="bullet"/>
      <w:lvlText w:val="o"/>
      <w:lvlJc w:val="left"/>
      <w:pPr>
        <w:ind w:left="1440" w:hanging="360"/>
      </w:pPr>
      <w:rPr>
        <w:rFonts w:ascii="Courier New" w:hAnsi="Courier New" w:cs="Courier New" w:hint="default"/>
      </w:rPr>
    </w:lvl>
    <w:lvl w:ilvl="2" w:tplc="4D56747E" w:tentative="1">
      <w:start w:val="1"/>
      <w:numFmt w:val="bullet"/>
      <w:lvlText w:val=""/>
      <w:lvlJc w:val="left"/>
      <w:pPr>
        <w:ind w:left="2160" w:hanging="360"/>
      </w:pPr>
      <w:rPr>
        <w:rFonts w:ascii="Wingdings" w:hAnsi="Wingdings" w:hint="default"/>
      </w:rPr>
    </w:lvl>
    <w:lvl w:ilvl="3" w:tplc="614037D6" w:tentative="1">
      <w:start w:val="1"/>
      <w:numFmt w:val="bullet"/>
      <w:lvlText w:val=""/>
      <w:lvlJc w:val="left"/>
      <w:pPr>
        <w:ind w:left="2880" w:hanging="360"/>
      </w:pPr>
      <w:rPr>
        <w:rFonts w:ascii="Symbol" w:hAnsi="Symbol" w:hint="default"/>
      </w:rPr>
    </w:lvl>
    <w:lvl w:ilvl="4" w:tplc="6D445914" w:tentative="1">
      <w:start w:val="1"/>
      <w:numFmt w:val="bullet"/>
      <w:lvlText w:val="o"/>
      <w:lvlJc w:val="left"/>
      <w:pPr>
        <w:ind w:left="3600" w:hanging="360"/>
      </w:pPr>
      <w:rPr>
        <w:rFonts w:ascii="Courier New" w:hAnsi="Courier New" w:cs="Courier New" w:hint="default"/>
      </w:rPr>
    </w:lvl>
    <w:lvl w:ilvl="5" w:tplc="F0021C88" w:tentative="1">
      <w:start w:val="1"/>
      <w:numFmt w:val="bullet"/>
      <w:lvlText w:val=""/>
      <w:lvlJc w:val="left"/>
      <w:pPr>
        <w:ind w:left="4320" w:hanging="360"/>
      </w:pPr>
      <w:rPr>
        <w:rFonts w:ascii="Wingdings" w:hAnsi="Wingdings" w:hint="default"/>
      </w:rPr>
    </w:lvl>
    <w:lvl w:ilvl="6" w:tplc="F634D286" w:tentative="1">
      <w:start w:val="1"/>
      <w:numFmt w:val="bullet"/>
      <w:lvlText w:val=""/>
      <w:lvlJc w:val="left"/>
      <w:pPr>
        <w:ind w:left="5040" w:hanging="360"/>
      </w:pPr>
      <w:rPr>
        <w:rFonts w:ascii="Symbol" w:hAnsi="Symbol" w:hint="default"/>
      </w:rPr>
    </w:lvl>
    <w:lvl w:ilvl="7" w:tplc="F6FE0504" w:tentative="1">
      <w:start w:val="1"/>
      <w:numFmt w:val="bullet"/>
      <w:lvlText w:val="o"/>
      <w:lvlJc w:val="left"/>
      <w:pPr>
        <w:ind w:left="5760" w:hanging="360"/>
      </w:pPr>
      <w:rPr>
        <w:rFonts w:ascii="Courier New" w:hAnsi="Courier New" w:cs="Courier New" w:hint="default"/>
      </w:rPr>
    </w:lvl>
    <w:lvl w:ilvl="8" w:tplc="E990BEBC" w:tentative="1">
      <w:start w:val="1"/>
      <w:numFmt w:val="bullet"/>
      <w:lvlText w:val=""/>
      <w:lvlJc w:val="left"/>
      <w:pPr>
        <w:ind w:left="6480" w:hanging="360"/>
      </w:pPr>
      <w:rPr>
        <w:rFonts w:ascii="Wingdings" w:hAnsi="Wingdings" w:hint="default"/>
      </w:rPr>
    </w:lvl>
  </w:abstractNum>
  <w:num w:numId="1">
    <w:abstractNumId w:val="31"/>
  </w:num>
  <w:num w:numId="2">
    <w:abstractNumId w:val="21"/>
  </w:num>
  <w:num w:numId="3">
    <w:abstractNumId w:val="7"/>
  </w:num>
  <w:num w:numId="4">
    <w:abstractNumId w:val="28"/>
  </w:num>
  <w:num w:numId="5">
    <w:abstractNumId w:val="18"/>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27"/>
  </w:num>
  <w:num w:numId="10">
    <w:abstractNumId w:val="29"/>
  </w:num>
  <w:num w:numId="11">
    <w:abstractNumId w:val="16"/>
  </w:num>
  <w:num w:numId="12">
    <w:abstractNumId w:val="33"/>
  </w:num>
  <w:num w:numId="13">
    <w:abstractNumId w:val="12"/>
  </w:num>
  <w:num w:numId="14">
    <w:abstractNumId w:val="11"/>
  </w:num>
  <w:num w:numId="15">
    <w:abstractNumId w:val="13"/>
  </w:num>
  <w:num w:numId="16">
    <w:abstractNumId w:val="20"/>
  </w:num>
  <w:num w:numId="17">
    <w:abstractNumId w:val="34"/>
  </w:num>
  <w:num w:numId="18">
    <w:abstractNumId w:val="24"/>
  </w:num>
  <w:num w:numId="19">
    <w:abstractNumId w:val="0"/>
  </w:num>
  <w:num w:numId="20">
    <w:abstractNumId w:val="5"/>
  </w:num>
  <w:num w:numId="21">
    <w:abstractNumId w:val="30"/>
  </w:num>
  <w:num w:numId="22">
    <w:abstractNumId w:val="17"/>
  </w:num>
  <w:num w:numId="23">
    <w:abstractNumId w:val="23"/>
  </w:num>
  <w:num w:numId="24">
    <w:abstractNumId w:val="26"/>
  </w:num>
  <w:num w:numId="25">
    <w:abstractNumId w:val="3"/>
  </w:num>
  <w:num w:numId="26">
    <w:abstractNumId w:val="10"/>
  </w:num>
  <w:num w:numId="27">
    <w:abstractNumId w:val="15"/>
  </w:num>
  <w:num w:numId="28">
    <w:abstractNumId w:val="19"/>
  </w:num>
  <w:num w:numId="29">
    <w:abstractNumId w:val="14"/>
  </w:num>
  <w:num w:numId="30">
    <w:abstractNumId w:val="22"/>
  </w:num>
  <w:num w:numId="31">
    <w:abstractNumId w:val="6"/>
  </w:num>
  <w:num w:numId="32">
    <w:abstractNumId w:val="35"/>
  </w:num>
  <w:num w:numId="33">
    <w:abstractNumId w:val="8"/>
  </w:num>
  <w:num w:numId="34">
    <w:abstractNumId w:val="1"/>
  </w:num>
  <w:num w:numId="35">
    <w:abstractNumId w:val="9"/>
  </w:num>
  <w:num w:numId="36">
    <w:abstractNumId w:val="25"/>
  </w:num>
  <w:num w:numId="37">
    <w:abstractNumId w:val="2"/>
  </w:num>
  <w:num w:numId="38">
    <w:abstractNumId w:val="4"/>
  </w:num>
  <w:num w:numId="3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مسعود رضائی">
    <w15:presenceInfo w15:providerId="AD" w15:userId="S-1-5-21-2472107646-1597367888-3823104416-4234"/>
  </w15:person>
  <w15:person w15:author="student">
    <w15:presenceInfo w15:providerId="AD" w15:userId="S-1-5-21-2472107646-1597367888-3823104416-26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hideSpellingErrors/>
  <w:attachedTemplate r:id="rId1"/>
  <w:trackRevisions/>
  <w:defaultTabStop w:val="720"/>
  <w:characterSpacingControl w:val="doNotCompress"/>
  <w:footnotePr>
    <w:numFmt w:val="upperRoman"/>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1E7"/>
    <w:rsid w:val="00001BA6"/>
    <w:rsid w:val="00004AFD"/>
    <w:rsid w:val="00020CA1"/>
    <w:rsid w:val="00025CCE"/>
    <w:rsid w:val="00030016"/>
    <w:rsid w:val="0003325B"/>
    <w:rsid w:val="00042EA5"/>
    <w:rsid w:val="0004787D"/>
    <w:rsid w:val="00050AEF"/>
    <w:rsid w:val="00057390"/>
    <w:rsid w:val="00057A2B"/>
    <w:rsid w:val="00062B21"/>
    <w:rsid w:val="00070679"/>
    <w:rsid w:val="00074B6A"/>
    <w:rsid w:val="00075698"/>
    <w:rsid w:val="00075845"/>
    <w:rsid w:val="00087E57"/>
    <w:rsid w:val="000A0E8C"/>
    <w:rsid w:val="000D64FF"/>
    <w:rsid w:val="000E0EF4"/>
    <w:rsid w:val="000E26AF"/>
    <w:rsid w:val="000E5EF9"/>
    <w:rsid w:val="0010159A"/>
    <w:rsid w:val="00112252"/>
    <w:rsid w:val="00120898"/>
    <w:rsid w:val="00122985"/>
    <w:rsid w:val="00137B1B"/>
    <w:rsid w:val="0014126C"/>
    <w:rsid w:val="00151056"/>
    <w:rsid w:val="0015594B"/>
    <w:rsid w:val="00162BD1"/>
    <w:rsid w:val="00191C49"/>
    <w:rsid w:val="00195D36"/>
    <w:rsid w:val="001A66EE"/>
    <w:rsid w:val="001B57BC"/>
    <w:rsid w:val="001C30E1"/>
    <w:rsid w:val="001E61B4"/>
    <w:rsid w:val="001F63F9"/>
    <w:rsid w:val="002032CD"/>
    <w:rsid w:val="002034B0"/>
    <w:rsid w:val="00207FF6"/>
    <w:rsid w:val="00210DFA"/>
    <w:rsid w:val="00220E16"/>
    <w:rsid w:val="00233391"/>
    <w:rsid w:val="00236504"/>
    <w:rsid w:val="0026260C"/>
    <w:rsid w:val="00265307"/>
    <w:rsid w:val="002657C7"/>
    <w:rsid w:val="002726E0"/>
    <w:rsid w:val="00274DB1"/>
    <w:rsid w:val="00282A6E"/>
    <w:rsid w:val="00292578"/>
    <w:rsid w:val="002A003A"/>
    <w:rsid w:val="002A4EE0"/>
    <w:rsid w:val="002A6F9D"/>
    <w:rsid w:val="002B1402"/>
    <w:rsid w:val="002B6AAA"/>
    <w:rsid w:val="002C2669"/>
    <w:rsid w:val="002C2E04"/>
    <w:rsid w:val="002D2556"/>
    <w:rsid w:val="002D7F6E"/>
    <w:rsid w:val="002E0359"/>
    <w:rsid w:val="002E4DB3"/>
    <w:rsid w:val="002E4F08"/>
    <w:rsid w:val="002E59BE"/>
    <w:rsid w:val="0030465F"/>
    <w:rsid w:val="00311F57"/>
    <w:rsid w:val="003139C0"/>
    <w:rsid w:val="00321B5C"/>
    <w:rsid w:val="00333EED"/>
    <w:rsid w:val="00344A33"/>
    <w:rsid w:val="00346121"/>
    <w:rsid w:val="0034667E"/>
    <w:rsid w:val="00352A9E"/>
    <w:rsid w:val="003536DE"/>
    <w:rsid w:val="0035507C"/>
    <w:rsid w:val="00361A58"/>
    <w:rsid w:val="00363CA2"/>
    <w:rsid w:val="00366872"/>
    <w:rsid w:val="00382D93"/>
    <w:rsid w:val="00387047"/>
    <w:rsid w:val="00392270"/>
    <w:rsid w:val="00392BAA"/>
    <w:rsid w:val="003940AF"/>
    <w:rsid w:val="003A381A"/>
    <w:rsid w:val="003A5242"/>
    <w:rsid w:val="003A5A37"/>
    <w:rsid w:val="003A7E14"/>
    <w:rsid w:val="003C346B"/>
    <w:rsid w:val="003C3983"/>
    <w:rsid w:val="003C49E5"/>
    <w:rsid w:val="003E4B51"/>
    <w:rsid w:val="003F0014"/>
    <w:rsid w:val="003F488E"/>
    <w:rsid w:val="003F5FAD"/>
    <w:rsid w:val="003F7A43"/>
    <w:rsid w:val="004208E7"/>
    <w:rsid w:val="00424360"/>
    <w:rsid w:val="004302A0"/>
    <w:rsid w:val="004319F4"/>
    <w:rsid w:val="004336DB"/>
    <w:rsid w:val="00444715"/>
    <w:rsid w:val="0044603A"/>
    <w:rsid w:val="004523AF"/>
    <w:rsid w:val="00453397"/>
    <w:rsid w:val="00464A05"/>
    <w:rsid w:val="00471AC1"/>
    <w:rsid w:val="004762A7"/>
    <w:rsid w:val="00476DD9"/>
    <w:rsid w:val="004922BF"/>
    <w:rsid w:val="004938AC"/>
    <w:rsid w:val="00494330"/>
    <w:rsid w:val="004974BB"/>
    <w:rsid w:val="00497FA3"/>
    <w:rsid w:val="004A285F"/>
    <w:rsid w:val="004A526E"/>
    <w:rsid w:val="004A6B93"/>
    <w:rsid w:val="004B3B2D"/>
    <w:rsid w:val="004B4982"/>
    <w:rsid w:val="004B5A48"/>
    <w:rsid w:val="004B76A5"/>
    <w:rsid w:val="004C0BF3"/>
    <w:rsid w:val="004C0FCE"/>
    <w:rsid w:val="004D0709"/>
    <w:rsid w:val="004D39C3"/>
    <w:rsid w:val="004D4D69"/>
    <w:rsid w:val="004E5B62"/>
    <w:rsid w:val="004E5E8B"/>
    <w:rsid w:val="00514297"/>
    <w:rsid w:val="00514D82"/>
    <w:rsid w:val="00514DE2"/>
    <w:rsid w:val="0052350C"/>
    <w:rsid w:val="0052526E"/>
    <w:rsid w:val="005256C3"/>
    <w:rsid w:val="00530586"/>
    <w:rsid w:val="005342D6"/>
    <w:rsid w:val="00543668"/>
    <w:rsid w:val="00546901"/>
    <w:rsid w:val="00556CE3"/>
    <w:rsid w:val="00567F2E"/>
    <w:rsid w:val="00575F50"/>
    <w:rsid w:val="00580C7D"/>
    <w:rsid w:val="00581293"/>
    <w:rsid w:val="00583637"/>
    <w:rsid w:val="00587546"/>
    <w:rsid w:val="00593E62"/>
    <w:rsid w:val="005B1030"/>
    <w:rsid w:val="005B316C"/>
    <w:rsid w:val="005B6D84"/>
    <w:rsid w:val="005C2496"/>
    <w:rsid w:val="005D0A6E"/>
    <w:rsid w:val="005D1478"/>
    <w:rsid w:val="005D1ABC"/>
    <w:rsid w:val="005D7845"/>
    <w:rsid w:val="005D7CEB"/>
    <w:rsid w:val="005E400B"/>
    <w:rsid w:val="005E6A54"/>
    <w:rsid w:val="005E7B74"/>
    <w:rsid w:val="005F31DB"/>
    <w:rsid w:val="006012BA"/>
    <w:rsid w:val="00602A22"/>
    <w:rsid w:val="00614E86"/>
    <w:rsid w:val="00615797"/>
    <w:rsid w:val="00615CED"/>
    <w:rsid w:val="00617C55"/>
    <w:rsid w:val="00626C21"/>
    <w:rsid w:val="00627D0B"/>
    <w:rsid w:val="00636423"/>
    <w:rsid w:val="006409FF"/>
    <w:rsid w:val="00642CDD"/>
    <w:rsid w:val="00647EC5"/>
    <w:rsid w:val="00662EB8"/>
    <w:rsid w:val="00664971"/>
    <w:rsid w:val="00666550"/>
    <w:rsid w:val="006667A7"/>
    <w:rsid w:val="00675B29"/>
    <w:rsid w:val="00676F09"/>
    <w:rsid w:val="006803FC"/>
    <w:rsid w:val="006850F4"/>
    <w:rsid w:val="006871BB"/>
    <w:rsid w:val="00687590"/>
    <w:rsid w:val="0068761E"/>
    <w:rsid w:val="006927A2"/>
    <w:rsid w:val="006962F7"/>
    <w:rsid w:val="006A5C46"/>
    <w:rsid w:val="006B3AF7"/>
    <w:rsid w:val="006B4A8F"/>
    <w:rsid w:val="006C0B5B"/>
    <w:rsid w:val="006C6705"/>
    <w:rsid w:val="006D10DF"/>
    <w:rsid w:val="006E07D0"/>
    <w:rsid w:val="006F05A7"/>
    <w:rsid w:val="0071346C"/>
    <w:rsid w:val="0071356B"/>
    <w:rsid w:val="00722BE8"/>
    <w:rsid w:val="00727B8E"/>
    <w:rsid w:val="00735584"/>
    <w:rsid w:val="007406E2"/>
    <w:rsid w:val="00761B89"/>
    <w:rsid w:val="00762104"/>
    <w:rsid w:val="0076398D"/>
    <w:rsid w:val="00767844"/>
    <w:rsid w:val="00773284"/>
    <w:rsid w:val="00773C32"/>
    <w:rsid w:val="00774003"/>
    <w:rsid w:val="00775513"/>
    <w:rsid w:val="00781A4C"/>
    <w:rsid w:val="00785568"/>
    <w:rsid w:val="00790EE8"/>
    <w:rsid w:val="00790FD0"/>
    <w:rsid w:val="00795A0E"/>
    <w:rsid w:val="00796048"/>
    <w:rsid w:val="007A2519"/>
    <w:rsid w:val="007D4B08"/>
    <w:rsid w:val="007E12DF"/>
    <w:rsid w:val="007E457D"/>
    <w:rsid w:val="00802BF9"/>
    <w:rsid w:val="00803337"/>
    <w:rsid w:val="00806DAD"/>
    <w:rsid w:val="00811EFE"/>
    <w:rsid w:val="00813A8F"/>
    <w:rsid w:val="00820D56"/>
    <w:rsid w:val="0082367C"/>
    <w:rsid w:val="00830982"/>
    <w:rsid w:val="00846292"/>
    <w:rsid w:val="008464ED"/>
    <w:rsid w:val="00852F4A"/>
    <w:rsid w:val="00856F47"/>
    <w:rsid w:val="008656F3"/>
    <w:rsid w:val="008673F3"/>
    <w:rsid w:val="0086797F"/>
    <w:rsid w:val="00895BC8"/>
    <w:rsid w:val="008A4008"/>
    <w:rsid w:val="008A5415"/>
    <w:rsid w:val="008B2A48"/>
    <w:rsid w:val="008C0C30"/>
    <w:rsid w:val="008D6404"/>
    <w:rsid w:val="008E154A"/>
    <w:rsid w:val="008E7640"/>
    <w:rsid w:val="008F1E8D"/>
    <w:rsid w:val="009313BE"/>
    <w:rsid w:val="00946BC9"/>
    <w:rsid w:val="00956897"/>
    <w:rsid w:val="00957A6F"/>
    <w:rsid w:val="00960D4F"/>
    <w:rsid w:val="00962D2F"/>
    <w:rsid w:val="00965576"/>
    <w:rsid w:val="00973034"/>
    <w:rsid w:val="00975AB5"/>
    <w:rsid w:val="009761BA"/>
    <w:rsid w:val="00976DFD"/>
    <w:rsid w:val="00992BF8"/>
    <w:rsid w:val="0099399F"/>
    <w:rsid w:val="00993E85"/>
    <w:rsid w:val="009A3453"/>
    <w:rsid w:val="009A6A75"/>
    <w:rsid w:val="009B18FE"/>
    <w:rsid w:val="009B32A2"/>
    <w:rsid w:val="009B7D24"/>
    <w:rsid w:val="009C17EF"/>
    <w:rsid w:val="009C2CC2"/>
    <w:rsid w:val="009C36F6"/>
    <w:rsid w:val="009D0550"/>
    <w:rsid w:val="009D3590"/>
    <w:rsid w:val="00A01D5D"/>
    <w:rsid w:val="00A14031"/>
    <w:rsid w:val="00A17834"/>
    <w:rsid w:val="00A26897"/>
    <w:rsid w:val="00A2769C"/>
    <w:rsid w:val="00A479C3"/>
    <w:rsid w:val="00A512F4"/>
    <w:rsid w:val="00A92BED"/>
    <w:rsid w:val="00AC63EE"/>
    <w:rsid w:val="00AF1286"/>
    <w:rsid w:val="00AF1F9D"/>
    <w:rsid w:val="00AF2600"/>
    <w:rsid w:val="00AF5B8E"/>
    <w:rsid w:val="00B002C6"/>
    <w:rsid w:val="00B00F7A"/>
    <w:rsid w:val="00B017FE"/>
    <w:rsid w:val="00B11A98"/>
    <w:rsid w:val="00B17835"/>
    <w:rsid w:val="00B21FDF"/>
    <w:rsid w:val="00B22377"/>
    <w:rsid w:val="00B34E0C"/>
    <w:rsid w:val="00B570FA"/>
    <w:rsid w:val="00B626BE"/>
    <w:rsid w:val="00B66021"/>
    <w:rsid w:val="00B735AE"/>
    <w:rsid w:val="00B82739"/>
    <w:rsid w:val="00B846A7"/>
    <w:rsid w:val="00B85950"/>
    <w:rsid w:val="00BB4A8F"/>
    <w:rsid w:val="00BB6321"/>
    <w:rsid w:val="00BC10FF"/>
    <w:rsid w:val="00BD6461"/>
    <w:rsid w:val="00BE0040"/>
    <w:rsid w:val="00BE1D1A"/>
    <w:rsid w:val="00BE5701"/>
    <w:rsid w:val="00BE7ADE"/>
    <w:rsid w:val="00C0674D"/>
    <w:rsid w:val="00C109AC"/>
    <w:rsid w:val="00C24E50"/>
    <w:rsid w:val="00C30E5E"/>
    <w:rsid w:val="00C34BCB"/>
    <w:rsid w:val="00C402D1"/>
    <w:rsid w:val="00C40D2F"/>
    <w:rsid w:val="00C42632"/>
    <w:rsid w:val="00C60F88"/>
    <w:rsid w:val="00C71AED"/>
    <w:rsid w:val="00C726EE"/>
    <w:rsid w:val="00C74E25"/>
    <w:rsid w:val="00C91C4B"/>
    <w:rsid w:val="00CC1BC5"/>
    <w:rsid w:val="00CC243D"/>
    <w:rsid w:val="00CD0A0F"/>
    <w:rsid w:val="00CD45D1"/>
    <w:rsid w:val="00CE1CE1"/>
    <w:rsid w:val="00CE6778"/>
    <w:rsid w:val="00D03357"/>
    <w:rsid w:val="00D05809"/>
    <w:rsid w:val="00D10E48"/>
    <w:rsid w:val="00D15FD1"/>
    <w:rsid w:val="00D166FA"/>
    <w:rsid w:val="00D31174"/>
    <w:rsid w:val="00D57689"/>
    <w:rsid w:val="00D60007"/>
    <w:rsid w:val="00D64A79"/>
    <w:rsid w:val="00D64EDA"/>
    <w:rsid w:val="00D71103"/>
    <w:rsid w:val="00D71E83"/>
    <w:rsid w:val="00D94AC4"/>
    <w:rsid w:val="00DA7EDC"/>
    <w:rsid w:val="00DC11F4"/>
    <w:rsid w:val="00DD028A"/>
    <w:rsid w:val="00DD0938"/>
    <w:rsid w:val="00DD0D07"/>
    <w:rsid w:val="00DE116D"/>
    <w:rsid w:val="00DF1DE0"/>
    <w:rsid w:val="00DF1E1D"/>
    <w:rsid w:val="00DF5E45"/>
    <w:rsid w:val="00DF721F"/>
    <w:rsid w:val="00E0136D"/>
    <w:rsid w:val="00E06220"/>
    <w:rsid w:val="00E07E74"/>
    <w:rsid w:val="00E123F3"/>
    <w:rsid w:val="00E20BD9"/>
    <w:rsid w:val="00E20C0F"/>
    <w:rsid w:val="00E25B2F"/>
    <w:rsid w:val="00E4281D"/>
    <w:rsid w:val="00E5780D"/>
    <w:rsid w:val="00E67FF3"/>
    <w:rsid w:val="00E713BF"/>
    <w:rsid w:val="00E716C7"/>
    <w:rsid w:val="00E737DC"/>
    <w:rsid w:val="00E97E50"/>
    <w:rsid w:val="00EA13B7"/>
    <w:rsid w:val="00EA5EC8"/>
    <w:rsid w:val="00EB373A"/>
    <w:rsid w:val="00EB3A42"/>
    <w:rsid w:val="00EB555B"/>
    <w:rsid w:val="00EC0A36"/>
    <w:rsid w:val="00EC0BFD"/>
    <w:rsid w:val="00EC3AB5"/>
    <w:rsid w:val="00EC4921"/>
    <w:rsid w:val="00ED0C45"/>
    <w:rsid w:val="00ED3C2D"/>
    <w:rsid w:val="00ED78E2"/>
    <w:rsid w:val="00EE1A21"/>
    <w:rsid w:val="00EE4419"/>
    <w:rsid w:val="00EF2980"/>
    <w:rsid w:val="00EF7632"/>
    <w:rsid w:val="00F00E5B"/>
    <w:rsid w:val="00F20ABE"/>
    <w:rsid w:val="00F232E2"/>
    <w:rsid w:val="00F3009F"/>
    <w:rsid w:val="00F35C72"/>
    <w:rsid w:val="00F46C17"/>
    <w:rsid w:val="00F56FC6"/>
    <w:rsid w:val="00F60858"/>
    <w:rsid w:val="00F76E04"/>
    <w:rsid w:val="00F96D11"/>
    <w:rsid w:val="00FB4C28"/>
    <w:rsid w:val="00FC23D6"/>
    <w:rsid w:val="00FC2F1F"/>
    <w:rsid w:val="00FC71E7"/>
    <w:rsid w:val="00FD1B28"/>
    <w:rsid w:val="00FF5335"/>
  </w:rsids>
  <m:mathPr>
    <m:mathFont m:val="Cambria Math"/>
    <m:brkBin m:val="before"/>
    <m:brkBinSub m:val="--"/>
    <m:smallFrac m:val="0"/>
    <m:dispDef/>
    <m:lMargin m:val="0"/>
    <m:rMargin m:val="0"/>
    <m:defJc m:val="centerGroup"/>
    <m:wrapRight/>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799B3"/>
  <w15:docId w15:val="{7992E4C9-9F9B-465C-BFF4-B6CA2C854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3FC"/>
    <w:pPr>
      <w:spacing w:after="200" w:line="276" w:lineRule="auto"/>
    </w:pPr>
    <w:rPr>
      <w:sz w:val="22"/>
      <w:szCs w:val="22"/>
    </w:rPr>
  </w:style>
  <w:style w:type="paragraph" w:styleId="Heading1">
    <w:name w:val="heading 1"/>
    <w:basedOn w:val="Normal"/>
    <w:next w:val="Normal"/>
    <w:link w:val="Heading1Char"/>
    <w:qFormat/>
    <w:rsid w:val="004208E7"/>
    <w:pPr>
      <w:keepNext/>
      <w:bidi/>
      <w:spacing w:before="200" w:after="0" w:line="240" w:lineRule="auto"/>
      <w:outlineLvl w:val="0"/>
    </w:pPr>
    <w:rPr>
      <w:rFonts w:ascii="Garamond" w:eastAsia="Times New Roman" w:hAnsi="Garamond" w:cs="Times New Roman"/>
      <w:b/>
      <w:bCs/>
      <w:kern w:val="32"/>
      <w:sz w:val="26"/>
      <w:szCs w:val="26"/>
      <w:lang w:val="x-none" w:eastAsia="x-none" w:bidi="fa-IR"/>
    </w:rPr>
  </w:style>
  <w:style w:type="paragraph" w:styleId="Heading2">
    <w:name w:val="heading 2"/>
    <w:basedOn w:val="Normal"/>
    <w:next w:val="Normal"/>
    <w:link w:val="Heading2Char"/>
    <w:qFormat/>
    <w:rsid w:val="004208E7"/>
    <w:pPr>
      <w:keepNext/>
      <w:bidi/>
      <w:spacing w:before="240" w:after="60" w:line="240" w:lineRule="auto"/>
      <w:jc w:val="both"/>
      <w:outlineLvl w:val="1"/>
    </w:pPr>
    <w:rPr>
      <w:rFonts w:ascii="Arial" w:eastAsia="Times New Roman" w:hAnsi="Arial" w:cs="Times New Roman"/>
      <w:b/>
      <w:bCs/>
      <w:i/>
      <w:iCs/>
      <w:sz w:val="28"/>
      <w:szCs w:val="28"/>
      <w:lang w:val="x-none" w:eastAsia="x-none" w:bidi="fa-IR"/>
    </w:rPr>
  </w:style>
  <w:style w:type="paragraph" w:styleId="Heading3">
    <w:name w:val="heading 3"/>
    <w:basedOn w:val="Normal"/>
    <w:next w:val="Normal"/>
    <w:link w:val="Heading3Char"/>
    <w:uiPriority w:val="9"/>
    <w:semiHidden/>
    <w:unhideWhenUsed/>
    <w:qFormat/>
    <w:rsid w:val="00EC0BFD"/>
    <w:pPr>
      <w:keepNext/>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qFormat/>
    <w:rsid w:val="004208E7"/>
    <w:pPr>
      <w:keepNext/>
      <w:bidi/>
      <w:spacing w:before="240" w:after="60" w:line="240" w:lineRule="auto"/>
      <w:jc w:val="both"/>
      <w:outlineLvl w:val="3"/>
    </w:pPr>
    <w:rPr>
      <w:rFonts w:ascii="Times New Roman" w:eastAsia="Times New Roman" w:hAnsi="Times New Roman" w:cs="Times New Roman"/>
      <w:b/>
      <w:bCs/>
      <w:sz w:val="28"/>
      <w:szCs w:val="28"/>
      <w:lang w:val="x-none" w:eastAsia="x-none" w:bidi="fa-IR"/>
    </w:rPr>
  </w:style>
  <w:style w:type="paragraph" w:styleId="Heading5">
    <w:name w:val="heading 5"/>
    <w:basedOn w:val="Normal"/>
    <w:next w:val="Normal"/>
    <w:link w:val="Heading5Char"/>
    <w:qFormat/>
    <w:rsid w:val="004208E7"/>
    <w:pPr>
      <w:keepNext/>
      <w:spacing w:after="0" w:line="240" w:lineRule="auto"/>
      <w:ind w:right="-49"/>
      <w:jc w:val="right"/>
      <w:outlineLvl w:val="4"/>
    </w:pPr>
    <w:rPr>
      <w:rFonts w:ascii="Times New Roman" w:eastAsia="Times New Roman" w:hAnsi="Times New Roman" w:cs="Times New Roman"/>
      <w:b/>
      <w:bCs/>
      <w:sz w:val="24"/>
      <w:szCs w:val="24"/>
      <w:lang w:val="x-none" w:eastAsia="x-none" w:bidi="fa-IR"/>
    </w:rPr>
  </w:style>
  <w:style w:type="paragraph" w:styleId="Heading6">
    <w:name w:val="heading 6"/>
    <w:basedOn w:val="Normal"/>
    <w:next w:val="Normal"/>
    <w:link w:val="Heading6Char"/>
    <w:qFormat/>
    <w:rsid w:val="004208E7"/>
    <w:pPr>
      <w:keepNext/>
      <w:spacing w:after="0" w:line="240" w:lineRule="auto"/>
      <w:ind w:right="-49"/>
      <w:jc w:val="center"/>
      <w:outlineLvl w:val="5"/>
    </w:pPr>
    <w:rPr>
      <w:rFonts w:ascii="Times New Roman" w:eastAsia="Times New Roman" w:hAnsi="Times New Roman" w:cs="Times New Roman"/>
      <w:b/>
      <w:bCs/>
      <w:sz w:val="24"/>
      <w:szCs w:val="26"/>
      <w:lang w:val="x-none" w:eastAsia="x-none" w:bidi="fa-IR"/>
    </w:rPr>
  </w:style>
  <w:style w:type="paragraph" w:styleId="Heading7">
    <w:name w:val="heading 7"/>
    <w:basedOn w:val="Normal"/>
    <w:next w:val="Normal"/>
    <w:link w:val="Heading7Char"/>
    <w:qFormat/>
    <w:rsid w:val="004208E7"/>
    <w:pPr>
      <w:keepNext/>
      <w:spacing w:after="0" w:line="240" w:lineRule="auto"/>
      <w:ind w:right="-49"/>
      <w:jc w:val="center"/>
      <w:outlineLvl w:val="6"/>
    </w:pPr>
    <w:rPr>
      <w:rFonts w:ascii="Times New Roman" w:eastAsia="Times New Roman" w:hAnsi="Times New Roman" w:cs="Times New Roman"/>
      <w:b/>
      <w:bCs/>
      <w:sz w:val="24"/>
      <w:szCs w:val="26"/>
      <w:lang w:val="x-none" w:eastAsia="x-none" w:bidi="fa-IR"/>
    </w:rPr>
  </w:style>
  <w:style w:type="paragraph" w:styleId="Heading8">
    <w:name w:val="heading 8"/>
    <w:basedOn w:val="Normal"/>
    <w:next w:val="Normal"/>
    <w:link w:val="Heading8Char"/>
    <w:qFormat/>
    <w:rsid w:val="004208E7"/>
    <w:pPr>
      <w:keepNext/>
      <w:spacing w:after="0" w:line="240" w:lineRule="auto"/>
      <w:ind w:right="-49"/>
      <w:jc w:val="center"/>
      <w:outlineLvl w:val="7"/>
    </w:pPr>
    <w:rPr>
      <w:rFonts w:ascii="Times New Roman" w:eastAsia="Times New Roman" w:hAnsi="Times New Roman" w:cs="Times New Roman"/>
      <w:b/>
      <w:bCs/>
      <w:sz w:val="24"/>
      <w:szCs w:val="26"/>
      <w:lang w:val="x-none" w:eastAsia="x-none" w:bidi="fa-IR"/>
    </w:rPr>
  </w:style>
  <w:style w:type="paragraph" w:styleId="Heading9">
    <w:name w:val="heading 9"/>
    <w:basedOn w:val="Normal"/>
    <w:next w:val="Normal"/>
    <w:link w:val="Heading9Char"/>
    <w:uiPriority w:val="9"/>
    <w:semiHidden/>
    <w:unhideWhenUsed/>
    <w:qFormat/>
    <w:rsid w:val="006962F7"/>
    <w:pPr>
      <w:spacing w:before="240" w:after="60"/>
      <w:outlineLvl w:val="8"/>
    </w:pPr>
    <w:rPr>
      <w:rFonts w:ascii="Calibri Light" w:eastAsia="Times New Roman" w:hAnsi="Calibri Light"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208E7"/>
    <w:rPr>
      <w:rFonts w:ascii="Garamond" w:eastAsia="Times New Roman" w:hAnsi="Garamond" w:cs="B Koodak"/>
      <w:b/>
      <w:bCs/>
      <w:kern w:val="32"/>
      <w:sz w:val="26"/>
      <w:szCs w:val="26"/>
    </w:rPr>
  </w:style>
  <w:style w:type="character" w:customStyle="1" w:styleId="Heading2Char">
    <w:name w:val="Heading 2 Char"/>
    <w:link w:val="Heading2"/>
    <w:rsid w:val="004208E7"/>
    <w:rPr>
      <w:rFonts w:ascii="Arial" w:eastAsia="Times New Roman" w:hAnsi="Arial" w:cs="Arial"/>
      <w:b/>
      <w:bCs/>
      <w:i/>
      <w:iCs/>
      <w:sz w:val="28"/>
      <w:szCs w:val="28"/>
    </w:rPr>
  </w:style>
  <w:style w:type="character" w:customStyle="1" w:styleId="Heading4Char">
    <w:name w:val="Heading 4 Char"/>
    <w:link w:val="Heading4"/>
    <w:rsid w:val="004208E7"/>
    <w:rPr>
      <w:rFonts w:ascii="Times New Roman" w:eastAsia="Times New Roman" w:hAnsi="Times New Roman" w:cs="Times New Roman"/>
      <w:b/>
      <w:bCs/>
      <w:sz w:val="28"/>
      <w:szCs w:val="28"/>
    </w:rPr>
  </w:style>
  <w:style w:type="character" w:customStyle="1" w:styleId="Heading5Char">
    <w:name w:val="Heading 5 Char"/>
    <w:link w:val="Heading5"/>
    <w:rsid w:val="004208E7"/>
    <w:rPr>
      <w:rFonts w:ascii="Times New Roman" w:eastAsia="Times New Roman" w:hAnsi="Times New Roman" w:cs="Yagut"/>
      <w:b/>
      <w:bCs/>
      <w:sz w:val="24"/>
      <w:szCs w:val="24"/>
    </w:rPr>
  </w:style>
  <w:style w:type="character" w:customStyle="1" w:styleId="Heading6Char">
    <w:name w:val="Heading 6 Char"/>
    <w:link w:val="Heading6"/>
    <w:rsid w:val="004208E7"/>
    <w:rPr>
      <w:rFonts w:ascii="Times New Roman" w:eastAsia="Times New Roman" w:hAnsi="Times New Roman" w:cs="Yagut"/>
      <w:b/>
      <w:bCs/>
      <w:sz w:val="24"/>
      <w:szCs w:val="26"/>
    </w:rPr>
  </w:style>
  <w:style w:type="character" w:customStyle="1" w:styleId="Heading7Char">
    <w:name w:val="Heading 7 Char"/>
    <w:link w:val="Heading7"/>
    <w:rsid w:val="004208E7"/>
    <w:rPr>
      <w:rFonts w:ascii="Times New Roman" w:eastAsia="Times New Roman" w:hAnsi="Times New Roman" w:cs="Yagut"/>
      <w:b/>
      <w:bCs/>
      <w:sz w:val="24"/>
      <w:szCs w:val="26"/>
    </w:rPr>
  </w:style>
  <w:style w:type="character" w:customStyle="1" w:styleId="Heading8Char">
    <w:name w:val="Heading 8 Char"/>
    <w:link w:val="Heading8"/>
    <w:rsid w:val="004208E7"/>
    <w:rPr>
      <w:rFonts w:ascii="Times New Roman" w:eastAsia="Times New Roman" w:hAnsi="Times New Roman" w:cs="Yagut"/>
      <w:b/>
      <w:bCs/>
      <w:sz w:val="24"/>
      <w:szCs w:val="26"/>
    </w:rPr>
  </w:style>
  <w:style w:type="numbering" w:customStyle="1" w:styleId="NoList1">
    <w:name w:val="No List1"/>
    <w:next w:val="NoList"/>
    <w:semiHidden/>
    <w:unhideWhenUsed/>
    <w:rsid w:val="004208E7"/>
  </w:style>
  <w:style w:type="paragraph" w:styleId="Footer">
    <w:name w:val="footer"/>
    <w:basedOn w:val="Normal"/>
    <w:link w:val="FooterChar"/>
    <w:uiPriority w:val="99"/>
    <w:rsid w:val="004208E7"/>
    <w:pPr>
      <w:tabs>
        <w:tab w:val="center" w:pos="4153"/>
        <w:tab w:val="right" w:pos="8306"/>
      </w:tabs>
      <w:bidi/>
      <w:spacing w:after="0" w:line="240" w:lineRule="auto"/>
      <w:jc w:val="both"/>
    </w:pPr>
    <w:rPr>
      <w:rFonts w:ascii="Garamond" w:eastAsia="Times New Roman" w:hAnsi="Garamond" w:cs="Times New Roman"/>
      <w:sz w:val="24"/>
      <w:szCs w:val="26"/>
      <w:lang w:val="x-none" w:eastAsia="x-none" w:bidi="fa-IR"/>
    </w:rPr>
  </w:style>
  <w:style w:type="character" w:customStyle="1" w:styleId="FooterChar">
    <w:name w:val="Footer Char"/>
    <w:link w:val="Footer"/>
    <w:uiPriority w:val="99"/>
    <w:rsid w:val="004208E7"/>
    <w:rPr>
      <w:rFonts w:ascii="Garamond" w:eastAsia="Times New Roman" w:hAnsi="Garamond" w:cs="Roya"/>
      <w:sz w:val="24"/>
      <w:szCs w:val="26"/>
    </w:rPr>
  </w:style>
  <w:style w:type="character" w:styleId="FootnoteReference">
    <w:name w:val="footnote reference"/>
    <w:semiHidden/>
    <w:rsid w:val="004208E7"/>
    <w:rPr>
      <w:vertAlign w:val="superscript"/>
    </w:rPr>
  </w:style>
  <w:style w:type="paragraph" w:styleId="FootnoteText">
    <w:name w:val="footnote text"/>
    <w:basedOn w:val="Normal"/>
    <w:link w:val="FootnoteTextChar"/>
    <w:semiHidden/>
    <w:rsid w:val="004208E7"/>
    <w:pPr>
      <w:bidi/>
      <w:spacing w:after="0" w:line="240" w:lineRule="auto"/>
      <w:jc w:val="both"/>
    </w:pPr>
    <w:rPr>
      <w:rFonts w:ascii="Garamond" w:eastAsia="Times New Roman" w:hAnsi="Garamond" w:cs="Times New Roman"/>
      <w:sz w:val="20"/>
      <w:szCs w:val="20"/>
      <w:lang w:val="x-none" w:eastAsia="x-none" w:bidi="fa-IR"/>
    </w:rPr>
  </w:style>
  <w:style w:type="character" w:customStyle="1" w:styleId="FootnoteTextChar">
    <w:name w:val="Footnote Text Char"/>
    <w:link w:val="FootnoteText"/>
    <w:semiHidden/>
    <w:rsid w:val="004208E7"/>
    <w:rPr>
      <w:rFonts w:ascii="Garamond" w:eastAsia="Times New Roman" w:hAnsi="Garamond" w:cs="Yagut"/>
      <w:sz w:val="20"/>
    </w:rPr>
  </w:style>
  <w:style w:type="paragraph" w:styleId="Header">
    <w:name w:val="header"/>
    <w:basedOn w:val="Normal"/>
    <w:link w:val="HeaderChar"/>
    <w:uiPriority w:val="99"/>
    <w:rsid w:val="004208E7"/>
    <w:pPr>
      <w:tabs>
        <w:tab w:val="center" w:pos="4153"/>
        <w:tab w:val="right" w:pos="8306"/>
      </w:tabs>
      <w:bidi/>
      <w:spacing w:after="0" w:line="240" w:lineRule="auto"/>
      <w:jc w:val="both"/>
    </w:pPr>
    <w:rPr>
      <w:rFonts w:ascii="Garamond" w:eastAsia="Times New Roman" w:hAnsi="Garamond" w:cs="Times New Roman"/>
      <w:sz w:val="24"/>
      <w:szCs w:val="26"/>
      <w:lang w:val="x-none" w:eastAsia="x-none" w:bidi="fa-IR"/>
    </w:rPr>
  </w:style>
  <w:style w:type="character" w:customStyle="1" w:styleId="HeaderChar">
    <w:name w:val="Header Char"/>
    <w:link w:val="Header"/>
    <w:uiPriority w:val="99"/>
    <w:rsid w:val="004208E7"/>
    <w:rPr>
      <w:rFonts w:ascii="Garamond" w:eastAsia="Times New Roman" w:hAnsi="Garamond" w:cs="Roya"/>
      <w:sz w:val="24"/>
      <w:szCs w:val="26"/>
    </w:rPr>
  </w:style>
  <w:style w:type="character" w:styleId="PageNumber">
    <w:name w:val="page number"/>
    <w:basedOn w:val="DefaultParagraphFont"/>
    <w:rsid w:val="004208E7"/>
  </w:style>
  <w:style w:type="paragraph" w:customStyle="1" w:styleId="StyleComplexBKoodakCentered">
    <w:name w:val="Style (Complex) B Koodak Centered"/>
    <w:basedOn w:val="Normal"/>
    <w:rsid w:val="004208E7"/>
    <w:pPr>
      <w:pBdr>
        <w:bottom w:val="thinThickSmallGap" w:sz="24" w:space="1" w:color="auto"/>
      </w:pBdr>
      <w:bidi/>
      <w:spacing w:after="240" w:line="240" w:lineRule="auto"/>
      <w:ind w:left="397"/>
      <w:jc w:val="center"/>
    </w:pPr>
    <w:rPr>
      <w:rFonts w:ascii="Garamond" w:eastAsia="Times New Roman" w:hAnsi="Garamond" w:cs="B Koodak"/>
      <w:bCs/>
      <w:sz w:val="24"/>
      <w:szCs w:val="26"/>
    </w:rPr>
  </w:style>
  <w:style w:type="table" w:customStyle="1" w:styleId="StyleComplexRoyaWhiteEmboss">
    <w:name w:val="Style (Complex) Roya White Emboss"/>
    <w:basedOn w:val="TableNormal"/>
    <w:rsid w:val="004208E7"/>
    <w:rPr>
      <w:rFonts w:ascii="Times New Roman" w:eastAsia="Times New Roman" w:hAnsi="Times New Roman" w:cs="Times New Roman"/>
    </w:rPr>
    <w:tblPr>
      <w:tblStyleRowBandSize w:val="1"/>
    </w:tblPr>
    <w:tblStylePr w:type="band1Horz">
      <w:rPr>
        <w:rFonts w:cs="Times New Roman"/>
        <w:bCs w:val="0"/>
        <w:iCs w:val="0"/>
        <w:szCs w:val="24"/>
        <w14:shadow w14:blurRad="0" w14:dist="0" w14:dir="0" w14:sx="0" w14:sy="0" w14:kx="0" w14:ky="0" w14:algn="none">
          <w14:srgbClr w14:val="000000"/>
        </w14:shadow>
        <w14:textOutline w14:w="0" w14:cap="rnd" w14:cmpd="sng" w14:algn="ctr">
          <w14:noFill/>
          <w14:prstDash w14:val="solid"/>
          <w14:bevel/>
        </w14:textOutline>
      </w:rPr>
    </w:tblStylePr>
  </w:style>
  <w:style w:type="paragraph" w:customStyle="1" w:styleId="Style1">
    <w:name w:val="Style1"/>
    <w:basedOn w:val="Normal"/>
    <w:rsid w:val="004208E7"/>
    <w:pPr>
      <w:numPr>
        <w:numId w:val="1"/>
      </w:numPr>
      <w:bidi/>
      <w:spacing w:before="240" w:after="240" w:line="240" w:lineRule="auto"/>
      <w:jc w:val="both"/>
    </w:pPr>
    <w:rPr>
      <w:rFonts w:ascii="Garamond" w:eastAsia="Times New Roman" w:hAnsi="Garamond" w:cs="B Roya"/>
      <w:sz w:val="24"/>
      <w:szCs w:val="26"/>
    </w:rPr>
  </w:style>
  <w:style w:type="table" w:styleId="TableContemporary">
    <w:name w:val="Table Contemporary"/>
    <w:basedOn w:val="TableNormal"/>
    <w:rsid w:val="004208E7"/>
    <w:pPr>
      <w:bidi/>
      <w:spacing w:before="120" w:after="120"/>
      <w:contextualSpacing/>
      <w:jc w:val="both"/>
    </w:pPr>
    <w:rPr>
      <w:rFonts w:ascii="Times New Roman" w:eastAsia="Times New Roman" w:hAnsi="Times New Roman" w:cs="Times New Roman"/>
    </w:rPr>
    <w:tblPr>
      <w:tblStyleRowBandSize w:val="1"/>
      <w:jc w:val="center"/>
      <w:tblBorders>
        <w:top w:val="thinThickSmallGap" w:sz="18" w:space="0" w:color="808080"/>
        <w:left w:val="thinThickSmallGap" w:sz="18" w:space="0" w:color="808080"/>
        <w:bottom w:val="thickThinSmallGap" w:sz="18" w:space="0" w:color="808080"/>
        <w:right w:val="thickThinSmallGap" w:sz="18" w:space="0" w:color="808080"/>
        <w:insideH w:val="single" w:sz="18" w:space="0" w:color="FFFFFF"/>
        <w:insideV w:val="single" w:sz="18" w:space="0" w:color="FFFFFF"/>
      </w:tblBorders>
    </w:tblPr>
    <w:trPr>
      <w:jc w:val="center"/>
    </w:trPr>
    <w:tblStylePr w:type="firstRow">
      <w:rPr>
        <w:rFonts w:cs="Times New Roman"/>
        <w:b/>
        <w:bCs/>
        <w:iCs w:val="0"/>
        <w:caps w:val="0"/>
        <w:smallCaps w:val="0"/>
        <w:strike w:val="0"/>
        <w:dstrike w:val="0"/>
        <w:outline/>
        <w:vanish w:val="0"/>
        <w:color w:val="FFFFFF" w:themeColor="background1"/>
        <w:szCs w:val="22"/>
        <w:vertAlign w:val="baselin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blPr/>
      <w:trPr>
        <w:tblHeader/>
      </w:trPr>
      <w:tcPr>
        <w:tcBorders>
          <w:top w:val="thinThickSmallGap" w:sz="18" w:space="0" w:color="808080"/>
          <w:left w:val="thinThickSmallGap" w:sz="18" w:space="0" w:color="808080"/>
          <w:bottom w:val="thickThinSmallGap" w:sz="18" w:space="0" w:color="808080"/>
          <w:right w:val="thickThinSmallGap" w:sz="18" w:space="0" w:color="808080"/>
          <w:insideH w:val="nil"/>
          <w:insideV w:val="single" w:sz="18" w:space="0" w:color="FFFFFF"/>
          <w:tl2br w:val="nil"/>
          <w:tr2bl w:val="nil"/>
        </w:tcBorders>
        <w:shd w:val="pct50" w:color="000000" w:fill="FFFFFF"/>
      </w:tcPr>
    </w:tblStylePr>
    <w:tblStylePr w:type="lastRow">
      <w:tblPr/>
      <w:tcPr>
        <w:tcBorders>
          <w:top w:val="thinThickSmallGap" w:sz="18" w:space="0" w:color="808080"/>
          <w:left w:val="thinThickSmallGap" w:sz="18" w:space="0" w:color="808080"/>
          <w:bottom w:val="thickThinSmallGap" w:sz="18" w:space="0" w:color="808080"/>
          <w:right w:val="thickThinSmallGap" w:sz="18" w:space="0" w:color="808080"/>
          <w:insideH w:val="nil"/>
          <w:insideV w:val="single" w:sz="18" w:space="0" w:color="FFFFFF"/>
          <w:tl2br w:val="nil"/>
          <w:tr2bl w:val="nil"/>
        </w:tcBorders>
        <w:shd w:val="pct60" w:color="000000" w:fill="auto"/>
      </w:tcPr>
    </w:tblStylePr>
    <w:tblStylePr w:type="band1Horz">
      <w:rPr>
        <w:rFonts w:cs="Times New Roman"/>
        <w:bCs w:val="0"/>
        <w:iCs w:val="0"/>
        <w:color w:val="auto"/>
        <w:kern w:val="0"/>
        <w:szCs w:val="24"/>
        <w14:shadow w14:blurRad="0" w14:dist="0" w14:dir="0" w14:sx="0" w14:sy="0" w14:kx="0" w14:ky="0" w14:algn="none">
          <w14:srgbClr w14:val="000000"/>
        </w14:shadow>
        <w14:textOutline w14:w="0" w14:cap="rnd" w14:cmpd="sng" w14:algn="ctr">
          <w14:noFill/>
          <w14:prstDash w14:val="solid"/>
          <w14:bevel/>
        </w14:textOutline>
      </w:rPr>
      <w:tblPr/>
      <w:tcPr>
        <w:tcBorders>
          <w:tl2br w:val="none" w:sz="0" w:space="0" w:color="auto"/>
          <w:tr2bl w:val="none" w:sz="0" w:space="0" w:color="auto"/>
        </w:tcBorders>
        <w:shd w:val="pct5" w:color="000000" w:fill="FFFFFF"/>
      </w:tcPr>
    </w:tblStylePr>
    <w:tblStylePr w:type="band2Horz">
      <w:rPr>
        <w:rFonts w:cs="Times New Roman"/>
        <w:bCs w:val="0"/>
        <w:iCs w:val="0"/>
        <w:color w:val="auto"/>
        <w:szCs w:val="24"/>
        <w14:shadow w14:blurRad="0" w14:dist="0" w14:dir="0" w14:sx="0" w14:sy="0" w14:kx="0" w14:ky="0" w14:algn="none">
          <w14:srgbClr w14:val="000000"/>
        </w14:shadow>
        <w14:textOutline w14:w="0" w14:cap="rnd" w14:cmpd="sng" w14:algn="ctr">
          <w14:noFill/>
          <w14:prstDash w14:val="solid"/>
          <w14:bevel/>
        </w14:textOutline>
      </w:rPr>
      <w:tblPr/>
      <w:tcPr>
        <w:tcBorders>
          <w:tl2br w:val="none" w:sz="0" w:space="0" w:color="auto"/>
          <w:tr2bl w:val="none" w:sz="0" w:space="0" w:color="auto"/>
        </w:tcBorders>
        <w:shd w:val="pct20" w:color="000000" w:fill="FFFFFF"/>
      </w:tcPr>
    </w:tblStylePr>
  </w:style>
  <w:style w:type="paragraph" w:customStyle="1" w:styleId="a4">
    <w:name w:val="اصلي"/>
    <w:basedOn w:val="Normal"/>
    <w:link w:val="Char"/>
    <w:rsid w:val="004208E7"/>
    <w:pPr>
      <w:bidi/>
      <w:spacing w:before="120" w:after="0" w:line="288" w:lineRule="auto"/>
      <w:ind w:left="227"/>
      <w:jc w:val="both"/>
    </w:pPr>
    <w:rPr>
      <w:rFonts w:ascii="Garamond" w:eastAsia="Times New Roman" w:hAnsi="Garamond" w:cs="Times New Roman"/>
      <w:bCs/>
      <w:sz w:val="24"/>
      <w:szCs w:val="20"/>
      <w:lang w:val="x-none" w:eastAsia="x-none" w:bidi="fa-IR"/>
    </w:rPr>
  </w:style>
  <w:style w:type="paragraph" w:customStyle="1" w:styleId="a5">
    <w:name w:val="امضا"/>
    <w:basedOn w:val="Normal"/>
    <w:rsid w:val="004208E7"/>
    <w:pPr>
      <w:bidi/>
      <w:spacing w:after="0" w:line="312" w:lineRule="auto"/>
      <w:jc w:val="center"/>
    </w:pPr>
    <w:rPr>
      <w:rFonts w:ascii="Garamond" w:eastAsia="Times New Roman" w:hAnsi="Garamond" w:cs="Roya"/>
      <w:bCs/>
      <w:sz w:val="24"/>
      <w:szCs w:val="26"/>
    </w:rPr>
  </w:style>
  <w:style w:type="paragraph" w:customStyle="1" w:styleId="a6">
    <w:name w:val="تبصره"/>
    <w:basedOn w:val="Normal"/>
    <w:rsid w:val="004208E7"/>
    <w:pPr>
      <w:bidi/>
      <w:spacing w:after="0" w:line="240" w:lineRule="auto"/>
      <w:ind w:left="170"/>
      <w:jc w:val="both"/>
    </w:pPr>
    <w:rPr>
      <w:rFonts w:ascii="Garamond" w:eastAsia="Times New Roman" w:hAnsi="Garamond" w:cs="Roya"/>
      <w:sz w:val="24"/>
      <w:szCs w:val="26"/>
    </w:rPr>
  </w:style>
  <w:style w:type="paragraph" w:customStyle="1" w:styleId="a2">
    <w:name w:val="سطح دو"/>
    <w:basedOn w:val="Normal"/>
    <w:rsid w:val="004208E7"/>
    <w:pPr>
      <w:numPr>
        <w:ilvl w:val="1"/>
        <w:numId w:val="2"/>
      </w:numPr>
      <w:bidi/>
      <w:spacing w:after="0" w:line="240" w:lineRule="auto"/>
      <w:jc w:val="both"/>
    </w:pPr>
    <w:rPr>
      <w:rFonts w:ascii="Garamond" w:eastAsia="Times New Roman" w:hAnsi="Garamond" w:cs="Roya"/>
      <w:sz w:val="24"/>
      <w:szCs w:val="26"/>
    </w:rPr>
  </w:style>
  <w:style w:type="paragraph" w:customStyle="1" w:styleId="a1">
    <w:name w:val="سطح يك"/>
    <w:basedOn w:val="a2"/>
    <w:rsid w:val="004208E7"/>
    <w:pPr>
      <w:numPr>
        <w:ilvl w:val="0"/>
      </w:numPr>
    </w:pPr>
  </w:style>
  <w:style w:type="paragraph" w:customStyle="1" w:styleId="a">
    <w:name w:val="شماره اي"/>
    <w:basedOn w:val="Normal"/>
    <w:rsid w:val="004208E7"/>
    <w:pPr>
      <w:numPr>
        <w:numId w:val="3"/>
      </w:numPr>
      <w:bidi/>
      <w:spacing w:before="120" w:after="120" w:line="240" w:lineRule="auto"/>
      <w:jc w:val="lowKashida"/>
    </w:pPr>
    <w:rPr>
      <w:rFonts w:ascii="Times New Roman" w:eastAsia="Times New Roman" w:hAnsi="Times New Roman" w:cs="Yagut"/>
      <w:sz w:val="24"/>
      <w:szCs w:val="24"/>
    </w:rPr>
  </w:style>
  <w:style w:type="paragraph" w:customStyle="1" w:styleId="a3">
    <w:name w:val="سؤالات"/>
    <w:basedOn w:val="Normal"/>
    <w:rsid w:val="004208E7"/>
    <w:pPr>
      <w:numPr>
        <w:numId w:val="4"/>
      </w:numPr>
      <w:bidi/>
      <w:spacing w:after="0" w:line="240" w:lineRule="auto"/>
      <w:jc w:val="both"/>
    </w:pPr>
    <w:rPr>
      <w:rFonts w:ascii="Garamond" w:eastAsia="Times New Roman" w:hAnsi="Garamond" w:cs="Roya"/>
      <w:sz w:val="24"/>
      <w:szCs w:val="26"/>
    </w:rPr>
  </w:style>
  <w:style w:type="table" w:styleId="TableGrid">
    <w:name w:val="Table Grid"/>
    <w:basedOn w:val="TableNormal"/>
    <w:rsid w:val="004208E7"/>
    <w:pPr>
      <w:bidi/>
      <w:spacing w:before="120" w:after="120"/>
      <w:contextualSpacing/>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semiHidden/>
    <w:rsid w:val="004208E7"/>
    <w:pPr>
      <w:bidi/>
      <w:spacing w:before="120" w:after="0" w:line="240" w:lineRule="auto"/>
    </w:pPr>
    <w:rPr>
      <w:rFonts w:ascii="Garamond" w:eastAsia="Times New Roman" w:hAnsi="Garamond" w:cs="Times New Roman"/>
      <w:sz w:val="24"/>
      <w:szCs w:val="24"/>
      <w:lang w:val="x-none" w:eastAsia="x-none" w:bidi="fa-IR"/>
    </w:rPr>
  </w:style>
  <w:style w:type="character" w:customStyle="1" w:styleId="EndnoteTextChar">
    <w:name w:val="Endnote Text Char"/>
    <w:link w:val="EndnoteText"/>
    <w:semiHidden/>
    <w:rsid w:val="004208E7"/>
    <w:rPr>
      <w:rFonts w:ascii="Garamond" w:eastAsia="Times New Roman" w:hAnsi="Garamond" w:cs="Yagut"/>
      <w:sz w:val="24"/>
      <w:szCs w:val="24"/>
    </w:rPr>
  </w:style>
  <w:style w:type="character" w:styleId="EndnoteReference">
    <w:name w:val="endnote reference"/>
    <w:semiHidden/>
    <w:rsid w:val="004208E7"/>
    <w:rPr>
      <w:vertAlign w:val="superscript"/>
    </w:rPr>
  </w:style>
  <w:style w:type="character" w:styleId="Hyperlink">
    <w:name w:val="Hyperlink"/>
    <w:rsid w:val="004208E7"/>
    <w:rPr>
      <w:color w:val="0000FF"/>
      <w:u w:val="single"/>
    </w:rPr>
  </w:style>
  <w:style w:type="paragraph" w:styleId="NormalWeb">
    <w:name w:val="Normal (Web)"/>
    <w:basedOn w:val="Normal"/>
    <w:rsid w:val="004208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bcptermstyle1">
    <w:name w:val="bab_cptermstyle1"/>
    <w:rsid w:val="004208E7"/>
    <w:rPr>
      <w:b/>
      <w:bCs/>
    </w:rPr>
  </w:style>
  <w:style w:type="paragraph" w:customStyle="1" w:styleId="StyleItalicBefore171cm">
    <w:name w:val="Style تبصره + Italic Before:  1.71 cm"/>
    <w:basedOn w:val="a6"/>
    <w:rsid w:val="004208E7"/>
    <w:pPr>
      <w:spacing w:before="120" w:after="120"/>
      <w:ind w:left="970"/>
    </w:pPr>
    <w:rPr>
      <w:i/>
      <w:iCs/>
    </w:rPr>
  </w:style>
  <w:style w:type="character" w:customStyle="1" w:styleId="Char">
    <w:name w:val="اصلي Char"/>
    <w:link w:val="a4"/>
    <w:rsid w:val="004208E7"/>
    <w:rPr>
      <w:rFonts w:ascii="Garamond" w:eastAsia="Times New Roman" w:hAnsi="Garamond" w:cs="Yagut"/>
      <w:bCs/>
      <w:sz w:val="24"/>
    </w:rPr>
  </w:style>
  <w:style w:type="paragraph" w:customStyle="1" w:styleId="a0">
    <w:name w:val="رفرانس"/>
    <w:basedOn w:val="Normal"/>
    <w:rsid w:val="004208E7"/>
    <w:pPr>
      <w:numPr>
        <w:numId w:val="5"/>
      </w:numPr>
      <w:bidi/>
      <w:spacing w:before="240" w:after="120" w:line="216" w:lineRule="auto"/>
      <w:jc w:val="both"/>
    </w:pPr>
    <w:rPr>
      <w:rFonts w:ascii="Garamond" w:eastAsia="Times New Roman" w:hAnsi="Garamond" w:cs="B Zar"/>
      <w:sz w:val="24"/>
      <w:szCs w:val="24"/>
    </w:rPr>
  </w:style>
  <w:style w:type="character" w:styleId="CommentReference">
    <w:name w:val="annotation reference"/>
    <w:semiHidden/>
    <w:rsid w:val="004208E7"/>
    <w:rPr>
      <w:sz w:val="16"/>
      <w:szCs w:val="16"/>
    </w:rPr>
  </w:style>
  <w:style w:type="paragraph" w:styleId="CommentText">
    <w:name w:val="annotation text"/>
    <w:basedOn w:val="Normal"/>
    <w:link w:val="CommentTextChar"/>
    <w:semiHidden/>
    <w:rsid w:val="004208E7"/>
    <w:pPr>
      <w:bidi/>
      <w:spacing w:after="0" w:line="240" w:lineRule="auto"/>
      <w:jc w:val="both"/>
    </w:pPr>
    <w:rPr>
      <w:rFonts w:ascii="Garamond" w:eastAsia="Times New Roman" w:hAnsi="Garamond" w:cs="Times New Roman"/>
      <w:sz w:val="20"/>
      <w:szCs w:val="20"/>
      <w:lang w:val="x-none" w:eastAsia="x-none" w:bidi="fa-IR"/>
    </w:rPr>
  </w:style>
  <w:style w:type="character" w:customStyle="1" w:styleId="CommentTextChar">
    <w:name w:val="Comment Text Char"/>
    <w:link w:val="CommentText"/>
    <w:semiHidden/>
    <w:rsid w:val="004208E7"/>
    <w:rPr>
      <w:rFonts w:ascii="Garamond" w:eastAsia="Times New Roman" w:hAnsi="Garamond" w:cs="Roya"/>
      <w:sz w:val="20"/>
      <w:szCs w:val="20"/>
    </w:rPr>
  </w:style>
  <w:style w:type="paragraph" w:styleId="CommentSubject">
    <w:name w:val="annotation subject"/>
    <w:basedOn w:val="CommentText"/>
    <w:next w:val="CommentText"/>
    <w:link w:val="CommentSubjectChar"/>
    <w:semiHidden/>
    <w:rsid w:val="004208E7"/>
    <w:rPr>
      <w:b/>
      <w:bCs/>
    </w:rPr>
  </w:style>
  <w:style w:type="character" w:customStyle="1" w:styleId="CommentSubjectChar">
    <w:name w:val="Comment Subject Char"/>
    <w:link w:val="CommentSubject"/>
    <w:semiHidden/>
    <w:rsid w:val="004208E7"/>
    <w:rPr>
      <w:rFonts w:ascii="Garamond" w:eastAsia="Times New Roman" w:hAnsi="Garamond" w:cs="Roya"/>
      <w:b/>
      <w:bCs/>
      <w:sz w:val="20"/>
      <w:szCs w:val="20"/>
    </w:rPr>
  </w:style>
  <w:style w:type="paragraph" w:styleId="BalloonText">
    <w:name w:val="Balloon Text"/>
    <w:basedOn w:val="Normal"/>
    <w:link w:val="BalloonTextChar"/>
    <w:semiHidden/>
    <w:rsid w:val="004208E7"/>
    <w:pPr>
      <w:bidi/>
      <w:spacing w:after="0" w:line="240" w:lineRule="auto"/>
      <w:jc w:val="both"/>
    </w:pPr>
    <w:rPr>
      <w:rFonts w:ascii="Tahoma" w:eastAsia="Times New Roman" w:hAnsi="Tahoma" w:cs="Times New Roman"/>
      <w:sz w:val="16"/>
      <w:szCs w:val="16"/>
      <w:lang w:val="x-none" w:eastAsia="x-none" w:bidi="fa-IR"/>
    </w:rPr>
  </w:style>
  <w:style w:type="character" w:customStyle="1" w:styleId="BalloonTextChar">
    <w:name w:val="Balloon Text Char"/>
    <w:link w:val="BalloonText"/>
    <w:semiHidden/>
    <w:rsid w:val="004208E7"/>
    <w:rPr>
      <w:rFonts w:ascii="Tahoma" w:eastAsia="Times New Roman" w:hAnsi="Tahoma" w:cs="Tahoma"/>
      <w:sz w:val="16"/>
      <w:szCs w:val="16"/>
    </w:rPr>
  </w:style>
  <w:style w:type="character" w:styleId="FollowedHyperlink">
    <w:name w:val="FollowedHyperlink"/>
    <w:uiPriority w:val="99"/>
    <w:semiHidden/>
    <w:unhideWhenUsed/>
    <w:rsid w:val="004208E7"/>
    <w:rPr>
      <w:color w:val="800080"/>
      <w:u w:val="single"/>
    </w:rPr>
  </w:style>
  <w:style w:type="paragraph" w:customStyle="1" w:styleId="StyleStyleStyleComplexBKoodakCentered11ptText2Befo1">
    <w:name w:val="Style Style Style (Complex) B Koodak Centered + 11 pt Text 2 + Befo...1"/>
    <w:basedOn w:val="Normal"/>
    <w:rsid w:val="0099399F"/>
    <w:pPr>
      <w:pBdr>
        <w:bottom w:val="thinThickSmallGap" w:sz="18" w:space="1" w:color="auto"/>
      </w:pBdr>
      <w:bidi/>
      <w:spacing w:after="240" w:line="240" w:lineRule="auto"/>
      <w:ind w:left="397"/>
      <w:contextualSpacing/>
      <w:jc w:val="center"/>
    </w:pPr>
    <w:rPr>
      <w:rFonts w:ascii="Garamond" w:eastAsia="Times New Roman" w:hAnsi="Garamond" w:cs="B Koodak"/>
      <w:bCs/>
    </w:rPr>
  </w:style>
  <w:style w:type="paragraph" w:styleId="ListParagraph">
    <w:name w:val="List Paragraph"/>
    <w:basedOn w:val="Normal"/>
    <w:link w:val="ListParagraphChar"/>
    <w:uiPriority w:val="34"/>
    <w:qFormat/>
    <w:rsid w:val="00162BD1"/>
    <w:pPr>
      <w:ind w:left="720"/>
      <w:contextualSpacing/>
    </w:pPr>
    <w:rPr>
      <w:rFonts w:eastAsia="Times New Roman"/>
      <w:lang w:val="x-none" w:eastAsia="x-none"/>
    </w:rPr>
  </w:style>
  <w:style w:type="character" w:customStyle="1" w:styleId="ListParagraphChar">
    <w:name w:val="List Paragraph Char"/>
    <w:link w:val="ListParagraph"/>
    <w:uiPriority w:val="34"/>
    <w:rsid w:val="00162BD1"/>
    <w:rPr>
      <w:rFonts w:eastAsia="Times New Roman"/>
      <w:sz w:val="22"/>
      <w:szCs w:val="22"/>
      <w:lang w:bidi="ar-SA"/>
    </w:rPr>
  </w:style>
  <w:style w:type="paragraph" w:styleId="BodyText2">
    <w:name w:val="Body Text 2"/>
    <w:basedOn w:val="Normal"/>
    <w:link w:val="BodyText2Char"/>
    <w:rsid w:val="00B017FE"/>
    <w:pPr>
      <w:bidi/>
      <w:spacing w:after="0" w:line="240" w:lineRule="auto"/>
    </w:pPr>
    <w:rPr>
      <w:rFonts w:ascii="Times New Roman" w:eastAsia="Times New Roman" w:hAnsi="Times New Roman" w:cs="Lotus"/>
    </w:rPr>
  </w:style>
  <w:style w:type="character" w:customStyle="1" w:styleId="BodyText2Char">
    <w:name w:val="Body Text 2 Char"/>
    <w:link w:val="BodyText2"/>
    <w:rsid w:val="00B017FE"/>
    <w:rPr>
      <w:rFonts w:ascii="Times New Roman" w:eastAsia="Times New Roman" w:hAnsi="Times New Roman" w:cs="Lotus"/>
      <w:sz w:val="22"/>
      <w:szCs w:val="22"/>
      <w:lang w:bidi="ar-SA"/>
    </w:rPr>
  </w:style>
  <w:style w:type="character" w:customStyle="1" w:styleId="Heading3Char">
    <w:name w:val="Heading 3 Char"/>
    <w:link w:val="Heading3"/>
    <w:uiPriority w:val="9"/>
    <w:semiHidden/>
    <w:rsid w:val="00EC0BFD"/>
    <w:rPr>
      <w:rFonts w:ascii="Calibri Light" w:eastAsia="Times New Roman" w:hAnsi="Calibri Light" w:cs="Times New Roman"/>
      <w:b/>
      <w:bCs/>
      <w:sz w:val="26"/>
      <w:szCs w:val="26"/>
    </w:rPr>
  </w:style>
  <w:style w:type="character" w:customStyle="1" w:styleId="Heading9Char">
    <w:name w:val="Heading 9 Char"/>
    <w:link w:val="Heading9"/>
    <w:uiPriority w:val="9"/>
    <w:semiHidden/>
    <w:rsid w:val="006962F7"/>
    <w:rPr>
      <w:rFonts w:ascii="Calibri Light" w:eastAsia="Times New Roman" w:hAnsi="Calibri Light"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people" Target="people.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MUI%20Proposal%20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MUI Proposal Format</Template>
  <TotalTime>261</TotalTime>
  <Pages>23</Pages>
  <Words>4594</Words>
  <Characters>26191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فرمت پروپوزال دانشگاه علوم پزشكي اصفهان</vt:lpstr>
    </vt:vector>
  </TitlesOfParts>
  <Company>ARTCO</Company>
  <LinksUpToDate>false</LinksUpToDate>
  <CharactersWithSpaces>30724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فرمت پروپوزال دانشگاه علوم پزشكي اصفهان</dc:title>
  <dc:creator>Administrator</dc:creator>
  <cp:lastModifiedBy>مسعود رضائی</cp:lastModifiedBy>
  <cp:revision>4</cp:revision>
  <cp:lastPrinted>2009-05-05T08:18:00Z</cp:lastPrinted>
  <dcterms:created xsi:type="dcterms:W3CDTF">2024-07-30T07:59:00Z</dcterms:created>
  <dcterms:modified xsi:type="dcterms:W3CDTF">2024-07-31T09:04:00Z</dcterms:modified>
</cp:coreProperties>
</file>